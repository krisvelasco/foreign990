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42C72" w14:textId="77777777" w:rsidR="00E2134F" w:rsidRDefault="00E2134F" w:rsidP="003F3FD4">
      <w:pPr>
        <w:spacing w:line="360" w:lineRule="auto"/>
        <w:jc w:val="center"/>
        <w:rPr>
          <w:color w:val="000000" w:themeColor="text1"/>
        </w:rPr>
      </w:pPr>
    </w:p>
    <w:p w14:paraId="754C20FA" w14:textId="77777777" w:rsidR="00E2134F" w:rsidRDefault="00E2134F" w:rsidP="003F3FD4">
      <w:pPr>
        <w:spacing w:line="360" w:lineRule="auto"/>
        <w:jc w:val="center"/>
        <w:rPr>
          <w:color w:val="000000" w:themeColor="text1"/>
        </w:rPr>
      </w:pPr>
    </w:p>
    <w:p w14:paraId="4F336946" w14:textId="77777777" w:rsidR="003A0F80" w:rsidRDefault="003A0F80" w:rsidP="000D4E99">
      <w:pPr>
        <w:spacing w:line="360" w:lineRule="auto"/>
        <w:rPr>
          <w:b/>
          <w:bCs/>
          <w:color w:val="000000" w:themeColor="text1"/>
        </w:rPr>
      </w:pPr>
    </w:p>
    <w:p w14:paraId="645E34BD" w14:textId="77777777" w:rsidR="003A0F80" w:rsidRDefault="003A0F80" w:rsidP="003F3FD4">
      <w:pPr>
        <w:spacing w:line="360" w:lineRule="auto"/>
        <w:jc w:val="center"/>
        <w:rPr>
          <w:b/>
          <w:bCs/>
          <w:color w:val="000000" w:themeColor="text1"/>
        </w:rPr>
      </w:pPr>
    </w:p>
    <w:p w14:paraId="3BE6A7F4" w14:textId="77777777" w:rsidR="003A0F80" w:rsidRDefault="003A0F80" w:rsidP="003F3FD4">
      <w:pPr>
        <w:spacing w:line="360" w:lineRule="auto"/>
        <w:jc w:val="center"/>
        <w:rPr>
          <w:b/>
          <w:bCs/>
          <w:color w:val="000000" w:themeColor="text1"/>
        </w:rPr>
      </w:pPr>
    </w:p>
    <w:p w14:paraId="529029D1" w14:textId="0D1A100E" w:rsidR="00E2134F" w:rsidRPr="002E71F0" w:rsidRDefault="008528A5" w:rsidP="000D4E99">
      <w:pPr>
        <w:jc w:val="center"/>
        <w:rPr>
          <w:b/>
          <w:bCs/>
          <w:color w:val="000000" w:themeColor="text1"/>
        </w:rPr>
      </w:pPr>
      <w:r w:rsidRPr="002E71F0">
        <w:rPr>
          <w:b/>
          <w:bCs/>
          <w:color w:val="000000" w:themeColor="text1"/>
        </w:rPr>
        <w:t>Fighting in the Rearguard:</w:t>
      </w:r>
    </w:p>
    <w:p w14:paraId="15D4BC4A" w14:textId="77777777" w:rsidR="00A424F4" w:rsidRDefault="008528A5" w:rsidP="000D4E99">
      <w:pPr>
        <w:jc w:val="center"/>
        <w:rPr>
          <w:b/>
          <w:bCs/>
          <w:color w:val="000000" w:themeColor="text1"/>
        </w:rPr>
      </w:pPr>
      <w:r w:rsidRPr="002E71F0">
        <w:rPr>
          <w:b/>
          <w:bCs/>
          <w:color w:val="000000" w:themeColor="text1"/>
        </w:rPr>
        <w:t xml:space="preserve">U.S. Anti-LGBTQ+ Organizations’ Foreign Spending </w:t>
      </w:r>
    </w:p>
    <w:p w14:paraId="2ADECE48" w14:textId="68D0302A" w:rsidR="008528A5" w:rsidRPr="002E71F0" w:rsidRDefault="008528A5" w:rsidP="000D4E99">
      <w:pPr>
        <w:jc w:val="center"/>
        <w:rPr>
          <w:b/>
          <w:bCs/>
          <w:color w:val="000000" w:themeColor="text1"/>
        </w:rPr>
      </w:pPr>
      <w:r w:rsidRPr="002E71F0">
        <w:rPr>
          <w:b/>
          <w:bCs/>
          <w:color w:val="000000" w:themeColor="text1"/>
        </w:rPr>
        <w:t>after Marriage Equality</w:t>
      </w:r>
    </w:p>
    <w:p w14:paraId="2487B5A5" w14:textId="11D6EEAD" w:rsidR="00E2134F" w:rsidRDefault="00E2134F" w:rsidP="000D4E99">
      <w:pPr>
        <w:jc w:val="center"/>
        <w:rPr>
          <w:color w:val="000000" w:themeColor="text1"/>
        </w:rPr>
      </w:pPr>
    </w:p>
    <w:p w14:paraId="7D8F283A" w14:textId="77777777" w:rsidR="000D4E99" w:rsidRDefault="000D4E99" w:rsidP="000D4E99">
      <w:pPr>
        <w:jc w:val="center"/>
        <w:rPr>
          <w:color w:val="000000" w:themeColor="text1"/>
        </w:rPr>
      </w:pPr>
    </w:p>
    <w:p w14:paraId="71213452" w14:textId="35961E0D" w:rsidR="00E2134F" w:rsidRPr="00B52A46" w:rsidRDefault="00E2134F" w:rsidP="000D4E99">
      <w:pPr>
        <w:jc w:val="center"/>
        <w:rPr>
          <w:color w:val="000000" w:themeColor="text1"/>
        </w:rPr>
      </w:pPr>
      <w:r w:rsidRPr="00B52A46">
        <w:rPr>
          <w:color w:val="000000" w:themeColor="text1"/>
        </w:rPr>
        <w:t>Kristopher Velasco</w:t>
      </w:r>
    </w:p>
    <w:p w14:paraId="023BB89E" w14:textId="30416A66" w:rsidR="00E2134F" w:rsidRPr="00B52A46" w:rsidRDefault="00E2134F" w:rsidP="000D4E99">
      <w:pPr>
        <w:jc w:val="center"/>
        <w:rPr>
          <w:color w:val="000000" w:themeColor="text1"/>
        </w:rPr>
      </w:pPr>
      <w:r w:rsidRPr="00B52A46">
        <w:rPr>
          <w:color w:val="000000" w:themeColor="text1"/>
        </w:rPr>
        <w:t>Sebastián Cabal Rojas</w:t>
      </w:r>
    </w:p>
    <w:p w14:paraId="6B883C56" w14:textId="1CE2EFAE" w:rsidR="00A03E39" w:rsidRPr="00B52A46" w:rsidRDefault="00E2134F" w:rsidP="000D4E99">
      <w:pPr>
        <w:jc w:val="center"/>
        <w:rPr>
          <w:i/>
          <w:iCs/>
          <w:color w:val="000000" w:themeColor="text1"/>
        </w:rPr>
      </w:pPr>
      <w:r w:rsidRPr="00B52A46">
        <w:rPr>
          <w:i/>
          <w:iCs/>
          <w:color w:val="000000" w:themeColor="text1"/>
        </w:rPr>
        <w:t>Princeton University</w:t>
      </w:r>
    </w:p>
    <w:p w14:paraId="3A054E95" w14:textId="77777777" w:rsidR="002517A0" w:rsidRDefault="002517A0" w:rsidP="0082429E">
      <w:pPr>
        <w:spacing w:line="360" w:lineRule="auto"/>
        <w:rPr>
          <w:color w:val="000000" w:themeColor="text1"/>
        </w:rPr>
      </w:pPr>
    </w:p>
    <w:p w14:paraId="7117DCF8" w14:textId="77777777" w:rsidR="00ED5D9C" w:rsidRDefault="00ED5D9C" w:rsidP="00A3027D">
      <w:pPr>
        <w:rPr>
          <w:color w:val="000000" w:themeColor="text1"/>
        </w:rPr>
      </w:pPr>
    </w:p>
    <w:p w14:paraId="4B2EEE68" w14:textId="77777777" w:rsidR="00ED5D9C" w:rsidRDefault="00ED5D9C" w:rsidP="00A3027D">
      <w:pPr>
        <w:rPr>
          <w:color w:val="000000" w:themeColor="text1"/>
        </w:rPr>
      </w:pPr>
    </w:p>
    <w:p w14:paraId="6B93412A" w14:textId="77777777" w:rsidR="00ED5D9C" w:rsidRDefault="00ED5D9C" w:rsidP="00A3027D">
      <w:pPr>
        <w:rPr>
          <w:color w:val="000000" w:themeColor="text1"/>
        </w:rPr>
      </w:pPr>
    </w:p>
    <w:p w14:paraId="375DA6A2" w14:textId="35FEC601" w:rsidR="00DD680E" w:rsidRDefault="00E2134F" w:rsidP="00A3027D">
      <w:pPr>
        <w:rPr>
          <w:color w:val="000000" w:themeColor="text1"/>
        </w:rPr>
      </w:pPr>
      <w:r w:rsidRPr="00E2134F">
        <w:rPr>
          <w:color w:val="000000" w:themeColor="text1"/>
        </w:rPr>
        <w:t>Abstract:</w:t>
      </w:r>
    </w:p>
    <w:p w14:paraId="00805C1E" w14:textId="01B7DD06" w:rsidR="0009267C" w:rsidRPr="0009267C" w:rsidRDefault="0009267C" w:rsidP="000F308D">
      <w:pPr>
        <w:spacing w:line="360" w:lineRule="auto"/>
        <w:rPr>
          <w:ins w:id="0" w:author="Sebastián Rojas Cabal" w:date="2022-08-02T15:52:00Z"/>
          <w:rFonts w:eastAsia="Times New Roman" w:cs="Times New Roman"/>
          <w:rPrChange w:id="1" w:author="Sebastián Rojas Cabal" w:date="2022-08-02T15:53:00Z">
            <w:rPr>
              <w:ins w:id="2" w:author="Sebastián Rojas Cabal" w:date="2022-08-02T15:52:00Z"/>
              <w:rFonts w:eastAsia="Times New Roman" w:cs="Times New Roman"/>
              <w:b/>
              <w:bCs/>
            </w:rPr>
          </w:rPrChange>
        </w:rPr>
        <w:pPrChange w:id="3" w:author="Sebastián Rojas Cabal" w:date="2022-08-02T16:04:00Z">
          <w:pPr/>
        </w:pPrChange>
      </w:pPr>
      <w:ins w:id="4" w:author="Sebastián Rojas Cabal" w:date="2022-08-02T15:53:00Z">
        <w:r>
          <w:rPr>
            <w:rFonts w:eastAsia="Times New Roman" w:cs="Times New Roman"/>
          </w:rPr>
          <w:t xml:space="preserve">Since same-sex marriage was legalized </w:t>
        </w:r>
      </w:ins>
      <w:ins w:id="5" w:author="Sebastián Rojas Cabal" w:date="2022-08-02T15:54:00Z">
        <w:r>
          <w:rPr>
            <w:rFonts w:eastAsia="Times New Roman" w:cs="Times New Roman"/>
          </w:rPr>
          <w:t xml:space="preserve">by the U.S. Supreme Court in 2015, activists and scholars have raised alarms about the </w:t>
        </w:r>
      </w:ins>
      <w:ins w:id="6" w:author="Sebastián Rojas Cabal" w:date="2022-08-02T15:58:00Z">
        <w:r w:rsidR="00EC01A2">
          <w:rPr>
            <w:rFonts w:eastAsia="Times New Roman" w:cs="Times New Roman"/>
          </w:rPr>
          <w:t>growth in</w:t>
        </w:r>
      </w:ins>
      <w:ins w:id="7" w:author="Sebastián Rojas Cabal" w:date="2022-08-02T15:54:00Z">
        <w:r>
          <w:rPr>
            <w:rFonts w:eastAsia="Times New Roman" w:cs="Times New Roman"/>
          </w:rPr>
          <w:t xml:space="preserve"> funding of t</w:t>
        </w:r>
      </w:ins>
      <w:ins w:id="8" w:author="Sebastián Rojas Cabal" w:date="2022-08-02T15:55:00Z">
        <w:r>
          <w:rPr>
            <w:rFonts w:eastAsia="Times New Roman" w:cs="Times New Roman"/>
          </w:rPr>
          <w:t xml:space="preserve">ransnational illiberal advocacy networks by U.S.-based anti-LGBTQ+ organizations. </w:t>
        </w:r>
      </w:ins>
      <w:ins w:id="9" w:author="Sebastián Rojas Cabal" w:date="2022-08-02T16:01:00Z">
        <w:r w:rsidR="000F308D">
          <w:rPr>
            <w:rFonts w:eastAsia="Times New Roman" w:cs="Times New Roman"/>
          </w:rPr>
          <w:t xml:space="preserve">Empirical investigations </w:t>
        </w:r>
      </w:ins>
      <w:ins w:id="10" w:author="Sebastián Rojas Cabal" w:date="2022-08-02T16:10:00Z">
        <w:r w:rsidR="00795EB9">
          <w:rPr>
            <w:rFonts w:eastAsia="Times New Roman" w:cs="Times New Roman"/>
          </w:rPr>
          <w:t xml:space="preserve">into this trend </w:t>
        </w:r>
      </w:ins>
      <w:ins w:id="11" w:author="Sebastián Rojas Cabal" w:date="2022-08-02T16:01:00Z">
        <w:r w:rsidR="000F308D">
          <w:rPr>
            <w:rFonts w:eastAsia="Times New Roman" w:cs="Times New Roman"/>
          </w:rPr>
          <w:t xml:space="preserve">are </w:t>
        </w:r>
      </w:ins>
      <w:ins w:id="12" w:author="Sebastián Rojas Cabal" w:date="2022-08-02T16:02:00Z">
        <w:r w:rsidR="000F308D">
          <w:rPr>
            <w:rFonts w:eastAsia="Times New Roman" w:cs="Times New Roman"/>
          </w:rPr>
          <w:t xml:space="preserve">either </w:t>
        </w:r>
      </w:ins>
      <w:ins w:id="13" w:author="Sebastián Rojas Cabal" w:date="2022-08-02T16:01:00Z">
        <w:r w:rsidR="000F308D">
          <w:rPr>
            <w:rFonts w:eastAsia="Times New Roman" w:cs="Times New Roman"/>
          </w:rPr>
          <w:t>based on only a small sample of anti</w:t>
        </w:r>
      </w:ins>
      <w:ins w:id="14" w:author="Sebastián Rojas Cabal" w:date="2022-08-02T16:02:00Z">
        <w:r w:rsidR="000F308D">
          <w:rPr>
            <w:rFonts w:eastAsia="Times New Roman" w:cs="Times New Roman"/>
          </w:rPr>
          <w:t xml:space="preserve">-LGBTQ+ organizations or unable to estimate the causal effect of pro-LGBTQ+ policy change on the </w:t>
        </w:r>
      </w:ins>
      <w:ins w:id="15" w:author="Sebastián Rojas Cabal" w:date="2022-08-02T16:04:00Z">
        <w:r w:rsidR="000F308D">
          <w:rPr>
            <w:rFonts w:eastAsia="Times New Roman" w:cs="Times New Roman"/>
          </w:rPr>
          <w:t xml:space="preserve">foreign </w:t>
        </w:r>
      </w:ins>
      <w:ins w:id="16" w:author="Sebastián Rojas Cabal" w:date="2022-08-02T16:02:00Z">
        <w:r w:rsidR="000F308D">
          <w:rPr>
            <w:rFonts w:eastAsia="Times New Roman" w:cs="Times New Roman"/>
          </w:rPr>
          <w:t>spending of anti-LGBTQ</w:t>
        </w:r>
      </w:ins>
      <w:ins w:id="17" w:author="Sebastián Rojas Cabal" w:date="2022-08-02T16:03:00Z">
        <w:r w:rsidR="000F308D">
          <w:rPr>
            <w:rFonts w:eastAsia="Times New Roman" w:cs="Times New Roman"/>
          </w:rPr>
          <w:t xml:space="preserve">+ organizations. </w:t>
        </w:r>
      </w:ins>
      <w:ins w:id="18" w:author="Sebastián Rojas Cabal" w:date="2022-08-02T16:24:00Z">
        <w:r w:rsidR="0095541A">
          <w:rPr>
            <w:rFonts w:eastAsia="Times New Roman" w:cs="Times New Roman"/>
          </w:rPr>
          <w:t>We contribute to this debate in two ways. First, w</w:t>
        </w:r>
      </w:ins>
      <w:ins w:id="19" w:author="Sebastián Rojas Cabal" w:date="2022-08-02T15:58:00Z">
        <w:r w:rsidR="00EC01A2">
          <w:rPr>
            <w:rFonts w:eastAsia="Times New Roman" w:cs="Times New Roman"/>
          </w:rPr>
          <w:t xml:space="preserve">e </w:t>
        </w:r>
      </w:ins>
      <w:ins w:id="20" w:author="Sebastián Rojas Cabal" w:date="2022-08-02T16:24:00Z">
        <w:r w:rsidR="0095541A">
          <w:rPr>
            <w:rFonts w:eastAsia="Times New Roman" w:cs="Times New Roman"/>
          </w:rPr>
          <w:t>use</w:t>
        </w:r>
      </w:ins>
      <w:ins w:id="21" w:author="Sebastián Rojas Cabal" w:date="2022-08-02T15:58:00Z">
        <w:r w:rsidR="00EC01A2">
          <w:rPr>
            <w:rFonts w:eastAsia="Times New Roman" w:cs="Times New Roman"/>
          </w:rPr>
          <w:t xml:space="preserve"> a</w:t>
        </w:r>
      </w:ins>
      <w:ins w:id="22" w:author="Sebastián Rojas Cabal" w:date="2022-08-02T16:00:00Z">
        <w:r w:rsidR="00EC01A2">
          <w:rPr>
            <w:rFonts w:eastAsia="Times New Roman" w:cs="Times New Roman"/>
          </w:rPr>
          <w:t xml:space="preserve"> network approach to </w:t>
        </w:r>
        <w:r w:rsidR="000F308D">
          <w:rPr>
            <w:rFonts w:eastAsia="Times New Roman" w:cs="Times New Roman"/>
          </w:rPr>
          <w:t>arrive at a large sam</w:t>
        </w:r>
      </w:ins>
      <w:ins w:id="23" w:author="Sebastián Rojas Cabal" w:date="2022-08-02T16:01:00Z">
        <w:r w:rsidR="000F308D">
          <w:rPr>
            <w:rFonts w:eastAsia="Times New Roman" w:cs="Times New Roman"/>
          </w:rPr>
          <w:t xml:space="preserve">ple of anti-LGBTQ+ </w:t>
        </w:r>
      </w:ins>
      <w:ins w:id="24" w:author="Sebastián Rojas Cabal" w:date="2022-08-02T16:17:00Z">
        <w:r w:rsidR="00ED28AC">
          <w:rPr>
            <w:rFonts w:eastAsia="Times New Roman" w:cs="Times New Roman"/>
          </w:rPr>
          <w:t>organizations</w:t>
        </w:r>
      </w:ins>
      <w:ins w:id="25" w:author="Sebastián Rojas Cabal" w:date="2022-08-02T16:24:00Z">
        <w:r w:rsidR="0095541A">
          <w:rPr>
            <w:rFonts w:eastAsia="Times New Roman" w:cs="Times New Roman"/>
          </w:rPr>
          <w:t xml:space="preserve">. Second, we leverage </w:t>
        </w:r>
      </w:ins>
      <w:ins w:id="26" w:author="Sebastián Rojas Cabal" w:date="2022-08-02T16:17:00Z">
        <w:r w:rsidR="00ED28AC">
          <w:rPr>
            <w:rFonts w:eastAsia="Times New Roman" w:cs="Times New Roman"/>
          </w:rPr>
          <w:t xml:space="preserve">an </w:t>
        </w:r>
      </w:ins>
      <w:ins w:id="27" w:author="Sebastián Rojas Cabal" w:date="2022-08-02T15:58:00Z">
        <w:r w:rsidR="00EC01A2">
          <w:rPr>
            <w:rFonts w:eastAsia="Times New Roman" w:cs="Times New Roman"/>
          </w:rPr>
          <w:t>original dataset of tax returns from U.S. nonprofit</w:t>
        </w:r>
      </w:ins>
      <w:ins w:id="28" w:author="Sebastián Rojas Cabal" w:date="2022-08-02T16:19:00Z">
        <w:r w:rsidR="00ED28AC">
          <w:rPr>
            <w:rFonts w:eastAsia="Times New Roman" w:cs="Times New Roman"/>
          </w:rPr>
          <w:t>s</w:t>
        </w:r>
      </w:ins>
      <w:ins w:id="29" w:author="Sebastián Rojas Cabal" w:date="2022-08-02T15:58:00Z">
        <w:r w:rsidR="00EC01A2">
          <w:rPr>
            <w:rFonts w:eastAsia="Times New Roman" w:cs="Times New Roman"/>
          </w:rPr>
          <w:t xml:space="preserve"> between 2013 and 2019</w:t>
        </w:r>
      </w:ins>
      <w:ins w:id="30" w:author="Sebastián Rojas Cabal" w:date="2022-08-02T16:00:00Z">
        <w:r w:rsidR="00EC01A2">
          <w:rPr>
            <w:rFonts w:eastAsia="Times New Roman" w:cs="Times New Roman"/>
          </w:rPr>
          <w:t xml:space="preserve"> </w:t>
        </w:r>
      </w:ins>
      <w:ins w:id="31" w:author="Sebastián Rojas Cabal" w:date="2022-08-02T15:59:00Z">
        <w:r w:rsidR="00EC01A2">
          <w:rPr>
            <w:rFonts w:eastAsia="Times New Roman" w:cs="Times New Roman"/>
          </w:rPr>
          <w:t xml:space="preserve">to </w:t>
        </w:r>
      </w:ins>
      <w:ins w:id="32" w:author="Sebastián Rojas Cabal" w:date="2022-08-02T16:24:00Z">
        <w:r w:rsidR="0095541A">
          <w:rPr>
            <w:rFonts w:eastAsia="Times New Roman" w:cs="Times New Roman"/>
          </w:rPr>
          <w:t>determine</w:t>
        </w:r>
      </w:ins>
      <w:ins w:id="33" w:author="Sebastián Rojas Cabal" w:date="2022-08-02T16:03:00Z">
        <w:r w:rsidR="000F308D">
          <w:rPr>
            <w:rFonts w:eastAsia="Times New Roman" w:cs="Times New Roman"/>
          </w:rPr>
          <w:t xml:space="preserve"> how</w:t>
        </w:r>
      </w:ins>
      <w:ins w:id="34" w:author="Sebastián Rojas Cabal" w:date="2022-08-02T16:04:00Z">
        <w:r w:rsidR="000F308D">
          <w:rPr>
            <w:rFonts w:eastAsia="Times New Roman" w:cs="Times New Roman"/>
          </w:rPr>
          <w:t xml:space="preserve"> the legalization of same-sex marriage at the </w:t>
        </w:r>
      </w:ins>
      <w:ins w:id="35" w:author="Sebastián Rojas Cabal" w:date="2022-08-02T16:05:00Z">
        <w:r w:rsidR="000F308D">
          <w:rPr>
            <w:rFonts w:eastAsia="Times New Roman" w:cs="Times New Roman"/>
          </w:rPr>
          <w:t>state lead to both an increase in the magnitude of foreign spending by anti-LGBTQ+ organizations and</w:t>
        </w:r>
      </w:ins>
      <w:ins w:id="36" w:author="Sebastián Rojas Cabal" w:date="2022-08-02T16:25:00Z">
        <w:r w:rsidR="0095541A">
          <w:rPr>
            <w:rFonts w:eastAsia="Times New Roman" w:cs="Times New Roman"/>
          </w:rPr>
          <w:t xml:space="preserve"> to</w:t>
        </w:r>
      </w:ins>
      <w:ins w:id="37" w:author="Sebastián Rojas Cabal" w:date="2022-08-02T16:05:00Z">
        <w:r w:rsidR="000F308D">
          <w:rPr>
            <w:rFonts w:eastAsia="Times New Roman" w:cs="Times New Roman"/>
          </w:rPr>
          <w:t xml:space="preserve"> a heightened relevance of trans</w:t>
        </w:r>
      </w:ins>
      <w:ins w:id="38" w:author="Sebastián Rojas Cabal" w:date="2022-08-02T16:06:00Z">
        <w:r w:rsidR="000F308D">
          <w:rPr>
            <w:rFonts w:eastAsia="Times New Roman" w:cs="Times New Roman"/>
          </w:rPr>
          <w:t xml:space="preserve">national </w:t>
        </w:r>
      </w:ins>
      <w:ins w:id="39" w:author="Sebastián Rojas Cabal" w:date="2022-08-02T16:17:00Z">
        <w:r w:rsidR="00ED28AC">
          <w:rPr>
            <w:rFonts w:eastAsia="Times New Roman" w:cs="Times New Roman"/>
          </w:rPr>
          <w:t>activism</w:t>
        </w:r>
      </w:ins>
      <w:ins w:id="40" w:author="Sebastián Rojas Cabal" w:date="2022-08-02T16:25:00Z">
        <w:r w:rsidR="0095541A">
          <w:rPr>
            <w:rFonts w:eastAsia="Times New Roman" w:cs="Times New Roman"/>
          </w:rPr>
          <w:t xml:space="preserve"> among these organizations</w:t>
        </w:r>
      </w:ins>
      <w:ins w:id="41" w:author="Sebastián Rojas Cabal" w:date="2022-08-02T16:06:00Z">
        <w:r w:rsidR="000F308D">
          <w:rPr>
            <w:rFonts w:eastAsia="Times New Roman" w:cs="Times New Roman"/>
          </w:rPr>
          <w:t xml:space="preserve">. </w:t>
        </w:r>
        <w:r w:rsidR="00795EB9">
          <w:rPr>
            <w:rFonts w:eastAsia="Times New Roman" w:cs="Times New Roman"/>
          </w:rPr>
          <w:t xml:space="preserve">We </w:t>
        </w:r>
      </w:ins>
      <w:ins w:id="42" w:author="Sebastián Rojas Cabal" w:date="2022-08-02T16:07:00Z">
        <w:r w:rsidR="00795EB9">
          <w:rPr>
            <w:rFonts w:eastAsia="Times New Roman" w:cs="Times New Roman"/>
          </w:rPr>
          <w:t xml:space="preserve">situate our findings within the larger context of U.S.-led transnational advocacy, providing </w:t>
        </w:r>
      </w:ins>
      <w:ins w:id="43" w:author="Sebastián Rojas Cabal" w:date="2022-08-02T16:12:00Z">
        <w:r w:rsidR="00CB5490">
          <w:rPr>
            <w:rFonts w:eastAsia="Times New Roman" w:cs="Times New Roman"/>
          </w:rPr>
          <w:t>a historical explanation for</w:t>
        </w:r>
      </w:ins>
      <w:ins w:id="44" w:author="Sebastián Rojas Cabal" w:date="2022-08-02T16:11:00Z">
        <w:r w:rsidR="00795EB9">
          <w:rPr>
            <w:rFonts w:eastAsia="Times New Roman" w:cs="Times New Roman"/>
          </w:rPr>
          <w:t xml:space="preserve"> </w:t>
        </w:r>
      </w:ins>
      <w:ins w:id="45" w:author="Sebastián Rojas Cabal" w:date="2022-08-02T16:08:00Z">
        <w:r w:rsidR="00795EB9">
          <w:rPr>
            <w:rFonts w:eastAsia="Times New Roman" w:cs="Times New Roman"/>
          </w:rPr>
          <w:t>both</w:t>
        </w:r>
      </w:ins>
      <w:ins w:id="46" w:author="Sebastián Rojas Cabal" w:date="2022-08-02T16:07:00Z">
        <w:r w:rsidR="00795EB9">
          <w:rPr>
            <w:rFonts w:eastAsia="Times New Roman" w:cs="Times New Roman"/>
          </w:rPr>
          <w:t xml:space="preserve"> the relatively larger capacity of U.S.-based nonprofits t</w:t>
        </w:r>
      </w:ins>
      <w:ins w:id="47" w:author="Sebastián Rojas Cabal" w:date="2022-08-02T16:08:00Z">
        <w:r w:rsidR="00795EB9">
          <w:rPr>
            <w:rFonts w:eastAsia="Times New Roman" w:cs="Times New Roman"/>
          </w:rPr>
          <w:t xml:space="preserve">o fund such networks and their proclivity for engaging in these </w:t>
        </w:r>
      </w:ins>
      <w:ins w:id="48" w:author="Sebastián Rojas Cabal" w:date="2022-08-02T16:11:00Z">
        <w:r w:rsidR="00795EB9">
          <w:rPr>
            <w:rFonts w:eastAsia="Times New Roman" w:cs="Times New Roman"/>
          </w:rPr>
          <w:t>practices</w:t>
        </w:r>
      </w:ins>
      <w:ins w:id="49" w:author="Sebastián Rojas Cabal" w:date="2022-08-02T16:08:00Z">
        <w:r w:rsidR="00795EB9">
          <w:rPr>
            <w:rFonts w:eastAsia="Times New Roman" w:cs="Times New Roman"/>
          </w:rPr>
          <w:t>. The centrality of the U.S. in the post-</w:t>
        </w:r>
      </w:ins>
      <w:ins w:id="50" w:author="Sebastián Rojas Cabal" w:date="2022-08-02T16:09:00Z">
        <w:r w:rsidR="00795EB9">
          <w:rPr>
            <w:rFonts w:eastAsia="Times New Roman" w:cs="Times New Roman"/>
          </w:rPr>
          <w:t>war capitalist system, the dismantling of the American developmental state and the concomitant rise of civil society as a provider of social servi</w:t>
        </w:r>
      </w:ins>
      <w:ins w:id="51" w:author="Sebastián Rojas Cabal" w:date="2022-08-02T16:10:00Z">
        <w:r w:rsidR="00795EB9">
          <w:rPr>
            <w:rFonts w:eastAsia="Times New Roman" w:cs="Times New Roman"/>
          </w:rPr>
          <w:t>ces, and the longstanding commitment of U.S. populations to both secular and religious civilizing missions</w:t>
        </w:r>
      </w:ins>
      <w:ins w:id="52" w:author="Sebastián Rojas Cabal" w:date="2022-08-02T16:11:00Z">
        <w:r w:rsidR="00CB5490">
          <w:rPr>
            <w:rFonts w:eastAsia="Times New Roman" w:cs="Times New Roman"/>
          </w:rPr>
          <w:t xml:space="preserve"> </w:t>
        </w:r>
      </w:ins>
      <w:ins w:id="53" w:author="Sebastián Rojas Cabal" w:date="2022-08-02T16:12:00Z">
        <w:r w:rsidR="00CB5490">
          <w:rPr>
            <w:rFonts w:eastAsia="Times New Roman" w:cs="Times New Roman"/>
          </w:rPr>
          <w:t>accounts for the</w:t>
        </w:r>
      </w:ins>
      <w:ins w:id="54" w:author="Sebastián Rojas Cabal" w:date="2022-08-02T16:13:00Z">
        <w:r w:rsidR="00CB5490">
          <w:rPr>
            <w:rFonts w:eastAsia="Times New Roman" w:cs="Times New Roman"/>
          </w:rPr>
          <w:t xml:space="preserve"> </w:t>
        </w:r>
        <w:r w:rsidR="00CB5490">
          <w:rPr>
            <w:rFonts w:eastAsia="Times New Roman" w:cs="Times New Roman"/>
          </w:rPr>
          <w:t>U.S.’s third sector</w:t>
        </w:r>
        <w:r w:rsidR="00CB5490">
          <w:rPr>
            <w:rFonts w:eastAsia="Times New Roman" w:cs="Times New Roman"/>
          </w:rPr>
          <w:t>’s</w:t>
        </w:r>
      </w:ins>
      <w:ins w:id="55" w:author="Sebastián Rojas Cabal" w:date="2022-08-02T16:12:00Z">
        <w:r w:rsidR="00CB5490">
          <w:rPr>
            <w:rFonts w:eastAsia="Times New Roman" w:cs="Times New Roman"/>
          </w:rPr>
          <w:t xml:space="preserve"> capacity </w:t>
        </w:r>
      </w:ins>
      <w:ins w:id="56" w:author="Sebastián Rojas Cabal" w:date="2022-08-02T16:13:00Z">
        <w:r w:rsidR="00CB5490">
          <w:rPr>
            <w:rFonts w:eastAsia="Times New Roman" w:cs="Times New Roman"/>
          </w:rPr>
          <w:t xml:space="preserve">to </w:t>
        </w:r>
      </w:ins>
      <w:ins w:id="57" w:author="Sebastián Rojas Cabal" w:date="2022-08-02T16:12:00Z">
        <w:r w:rsidR="00CB5490">
          <w:rPr>
            <w:rFonts w:eastAsia="Times New Roman" w:cs="Times New Roman"/>
          </w:rPr>
          <w:t xml:space="preserve">and proclivity </w:t>
        </w:r>
      </w:ins>
      <w:ins w:id="58" w:author="Sebastián Rojas Cabal" w:date="2022-08-02T16:13:00Z">
        <w:r w:rsidR="00CB5490">
          <w:rPr>
            <w:rFonts w:eastAsia="Times New Roman" w:cs="Times New Roman"/>
          </w:rPr>
          <w:t xml:space="preserve">toward funding transnational networks. We then </w:t>
        </w:r>
      </w:ins>
      <w:ins w:id="59" w:author="Sebastián Rojas Cabal" w:date="2022-08-02T16:14:00Z">
        <w:r w:rsidR="00CB5490">
          <w:rPr>
            <w:rFonts w:eastAsia="Times New Roman" w:cs="Times New Roman"/>
          </w:rPr>
          <w:t>draw on literature from social movements, specifically that on political opportunity structures, to delineate the mechanisms whereby pro-</w:t>
        </w:r>
        <w:r w:rsidR="00CB5490">
          <w:rPr>
            <w:rFonts w:eastAsia="Times New Roman" w:cs="Times New Roman"/>
          </w:rPr>
          <w:lastRenderedPageBreak/>
          <w:t>LGBTQ</w:t>
        </w:r>
      </w:ins>
      <w:ins w:id="60" w:author="Sebastián Rojas Cabal" w:date="2022-08-02T16:15:00Z">
        <w:r w:rsidR="00CB5490">
          <w:rPr>
            <w:rFonts w:eastAsia="Times New Roman" w:cs="Times New Roman"/>
          </w:rPr>
          <w:t>+ policy change leads to an increase in the priority and magnitude of foreign spending on the part of anti</w:t>
        </w:r>
      </w:ins>
      <w:ins w:id="61" w:author="Sebastián Rojas Cabal" w:date="2022-08-02T16:16:00Z">
        <w:r w:rsidR="00CB5490">
          <w:rPr>
            <w:rFonts w:eastAsia="Times New Roman" w:cs="Times New Roman"/>
          </w:rPr>
          <w:t>-LGBTQ+ organizations.</w:t>
        </w:r>
      </w:ins>
    </w:p>
    <w:p w14:paraId="69D9A89A" w14:textId="7A1615E2" w:rsidR="0009267C" w:rsidRPr="0082429E" w:rsidDel="00CB5490" w:rsidRDefault="0009267C" w:rsidP="00CB5490">
      <w:pPr>
        <w:rPr>
          <w:del w:id="62" w:author="Sebastián Rojas Cabal" w:date="2022-08-02T16:16:00Z"/>
          <w:rFonts w:eastAsia="Times New Roman" w:cs="Times New Roman"/>
        </w:rPr>
        <w:pPrChange w:id="63" w:author="Sebastián Rojas Cabal" w:date="2022-08-02T16:16:00Z">
          <w:pPr/>
        </w:pPrChange>
      </w:pPr>
    </w:p>
    <w:p w14:paraId="6E45E751" w14:textId="77777777" w:rsidR="00DD680E" w:rsidRDefault="00DD680E" w:rsidP="00CB5490">
      <w:pPr>
        <w:rPr>
          <w:i/>
          <w:iCs/>
          <w:color w:val="000000" w:themeColor="text1"/>
        </w:rPr>
        <w:pPrChange w:id="64" w:author="Sebastián Rojas Cabal" w:date="2022-08-02T16:16:00Z">
          <w:pPr>
            <w:jc w:val="center"/>
          </w:pPr>
        </w:pPrChange>
      </w:pPr>
    </w:p>
    <w:p w14:paraId="45E21A0B" w14:textId="77777777" w:rsidR="002517A0" w:rsidRDefault="002517A0" w:rsidP="00A3027D">
      <w:pPr>
        <w:jc w:val="center"/>
        <w:rPr>
          <w:i/>
          <w:iCs/>
          <w:color w:val="000000" w:themeColor="text1"/>
        </w:rPr>
      </w:pPr>
    </w:p>
    <w:p w14:paraId="471A9AE4" w14:textId="77777777" w:rsidR="002517A0" w:rsidRDefault="002517A0" w:rsidP="00A3027D">
      <w:pPr>
        <w:jc w:val="center"/>
        <w:rPr>
          <w:i/>
          <w:iCs/>
          <w:color w:val="000000" w:themeColor="text1"/>
        </w:rPr>
      </w:pPr>
    </w:p>
    <w:p w14:paraId="519EC45B" w14:textId="77777777" w:rsidR="002517A0" w:rsidRDefault="002517A0" w:rsidP="00A3027D">
      <w:pPr>
        <w:jc w:val="center"/>
        <w:rPr>
          <w:i/>
          <w:iCs/>
          <w:color w:val="000000" w:themeColor="text1"/>
        </w:rPr>
      </w:pPr>
    </w:p>
    <w:p w14:paraId="6AF6D4B3" w14:textId="77777777" w:rsidR="002517A0" w:rsidRDefault="002517A0" w:rsidP="00A3027D">
      <w:pPr>
        <w:jc w:val="center"/>
        <w:rPr>
          <w:i/>
          <w:iCs/>
          <w:color w:val="000000" w:themeColor="text1"/>
        </w:rPr>
      </w:pPr>
    </w:p>
    <w:p w14:paraId="3FC05731" w14:textId="77777777" w:rsidR="002517A0" w:rsidRDefault="002517A0" w:rsidP="00A3027D">
      <w:pPr>
        <w:jc w:val="center"/>
        <w:rPr>
          <w:i/>
          <w:iCs/>
          <w:color w:val="000000" w:themeColor="text1"/>
        </w:rPr>
      </w:pPr>
    </w:p>
    <w:p w14:paraId="64AAC7A8" w14:textId="77777777" w:rsidR="002517A0" w:rsidRDefault="002517A0" w:rsidP="00A3027D">
      <w:pPr>
        <w:jc w:val="center"/>
        <w:rPr>
          <w:i/>
          <w:iCs/>
          <w:color w:val="000000" w:themeColor="text1"/>
        </w:rPr>
      </w:pPr>
    </w:p>
    <w:p w14:paraId="4B8FDB69" w14:textId="77777777" w:rsidR="009E14CE" w:rsidRDefault="009E14CE" w:rsidP="00A3027D">
      <w:pPr>
        <w:rPr>
          <w:rFonts w:eastAsia="Garamond" w:cs="Garamond"/>
          <w:color w:val="000000" w:themeColor="text1"/>
          <w:sz w:val="22"/>
          <w:szCs w:val="22"/>
        </w:rPr>
      </w:pPr>
    </w:p>
    <w:p w14:paraId="22BBCD8C" w14:textId="136CD06C" w:rsidR="009E14CE" w:rsidRDefault="009E14CE" w:rsidP="00A3027D">
      <w:pPr>
        <w:rPr>
          <w:rFonts w:eastAsia="Garamond" w:cs="Garamond"/>
          <w:color w:val="000000" w:themeColor="text1"/>
          <w:sz w:val="22"/>
          <w:szCs w:val="22"/>
        </w:rPr>
      </w:pPr>
    </w:p>
    <w:p w14:paraId="508483CB" w14:textId="06C0E44E" w:rsidR="00A3027D" w:rsidRDefault="00A3027D" w:rsidP="00A3027D">
      <w:pPr>
        <w:rPr>
          <w:rFonts w:eastAsia="Garamond" w:cs="Garamond"/>
          <w:color w:val="000000" w:themeColor="text1"/>
          <w:sz w:val="22"/>
          <w:szCs w:val="22"/>
        </w:rPr>
      </w:pPr>
    </w:p>
    <w:p w14:paraId="31034AD8" w14:textId="665B1762" w:rsidR="00A3027D" w:rsidRDefault="00A3027D" w:rsidP="00A3027D">
      <w:pPr>
        <w:rPr>
          <w:rFonts w:eastAsia="Garamond" w:cs="Garamond"/>
          <w:color w:val="000000" w:themeColor="text1"/>
          <w:sz w:val="22"/>
          <w:szCs w:val="22"/>
        </w:rPr>
      </w:pPr>
    </w:p>
    <w:p w14:paraId="4F9CFF6A" w14:textId="54FF662A" w:rsidR="00A3027D" w:rsidRDefault="00A3027D" w:rsidP="00A3027D">
      <w:pPr>
        <w:rPr>
          <w:rFonts w:eastAsia="Garamond" w:cs="Garamond"/>
          <w:color w:val="000000" w:themeColor="text1"/>
          <w:sz w:val="22"/>
          <w:szCs w:val="22"/>
        </w:rPr>
      </w:pPr>
    </w:p>
    <w:p w14:paraId="64FF3F3C" w14:textId="2F29C2CE" w:rsidR="00A3027D" w:rsidRDefault="00A3027D" w:rsidP="00A3027D">
      <w:pPr>
        <w:rPr>
          <w:rFonts w:eastAsia="Garamond" w:cs="Garamond"/>
          <w:color w:val="000000" w:themeColor="text1"/>
          <w:sz w:val="22"/>
          <w:szCs w:val="22"/>
        </w:rPr>
      </w:pPr>
    </w:p>
    <w:p w14:paraId="702322CA" w14:textId="0EFA83F1" w:rsidR="00A3027D" w:rsidRDefault="00A3027D" w:rsidP="00A3027D">
      <w:pPr>
        <w:rPr>
          <w:rFonts w:eastAsia="Garamond" w:cs="Garamond"/>
          <w:color w:val="000000" w:themeColor="text1"/>
          <w:sz w:val="22"/>
          <w:szCs w:val="22"/>
        </w:rPr>
      </w:pPr>
    </w:p>
    <w:p w14:paraId="3BA45F09" w14:textId="2BDEB5BC" w:rsidR="00A3027D" w:rsidRDefault="00A3027D" w:rsidP="00A3027D">
      <w:pPr>
        <w:rPr>
          <w:rFonts w:eastAsia="Garamond" w:cs="Garamond"/>
          <w:color w:val="000000" w:themeColor="text1"/>
          <w:sz w:val="22"/>
          <w:szCs w:val="22"/>
        </w:rPr>
      </w:pPr>
    </w:p>
    <w:p w14:paraId="08631923" w14:textId="77777777" w:rsidR="00A3027D" w:rsidRDefault="00A3027D" w:rsidP="00A3027D">
      <w:pPr>
        <w:rPr>
          <w:rFonts w:eastAsia="Garamond" w:cs="Garamond"/>
          <w:color w:val="000000" w:themeColor="text1"/>
          <w:sz w:val="22"/>
          <w:szCs w:val="22"/>
        </w:rPr>
      </w:pPr>
    </w:p>
    <w:p w14:paraId="54F6DFEA" w14:textId="77777777" w:rsidR="009E14CE" w:rsidRDefault="009E14CE" w:rsidP="00A3027D">
      <w:pPr>
        <w:rPr>
          <w:rFonts w:eastAsia="Garamond" w:cs="Garamond"/>
          <w:color w:val="000000" w:themeColor="text1"/>
          <w:sz w:val="22"/>
          <w:szCs w:val="22"/>
        </w:rPr>
      </w:pPr>
    </w:p>
    <w:p w14:paraId="71B83047" w14:textId="77777777" w:rsidR="009E14CE" w:rsidRDefault="009E14CE" w:rsidP="00A3027D">
      <w:pPr>
        <w:rPr>
          <w:rFonts w:eastAsia="Garamond" w:cs="Garamond"/>
          <w:color w:val="000000" w:themeColor="text1"/>
          <w:sz w:val="22"/>
          <w:szCs w:val="22"/>
        </w:rPr>
      </w:pPr>
    </w:p>
    <w:p w14:paraId="07EC87B3" w14:textId="77777777" w:rsidR="009E14CE" w:rsidRDefault="009E14CE" w:rsidP="00A3027D">
      <w:pPr>
        <w:rPr>
          <w:rFonts w:eastAsia="Garamond" w:cs="Garamond"/>
          <w:color w:val="000000" w:themeColor="text1"/>
          <w:sz w:val="22"/>
          <w:szCs w:val="22"/>
        </w:rPr>
      </w:pPr>
    </w:p>
    <w:p w14:paraId="1284710A" w14:textId="77777777" w:rsidR="009E14CE" w:rsidRDefault="009E14CE" w:rsidP="009E14CE">
      <w:pPr>
        <w:rPr>
          <w:rFonts w:eastAsia="Garamond" w:cs="Garamond"/>
          <w:color w:val="000000" w:themeColor="text1"/>
          <w:sz w:val="22"/>
          <w:szCs w:val="22"/>
        </w:rPr>
      </w:pPr>
    </w:p>
    <w:p w14:paraId="2DE724CF" w14:textId="77777777" w:rsidR="009E14CE" w:rsidRDefault="009E14CE" w:rsidP="009E14CE">
      <w:pPr>
        <w:rPr>
          <w:rFonts w:eastAsia="Garamond" w:cs="Garamond"/>
          <w:color w:val="000000" w:themeColor="text1"/>
          <w:sz w:val="22"/>
          <w:szCs w:val="22"/>
        </w:rPr>
      </w:pPr>
    </w:p>
    <w:p w14:paraId="049E4C8E" w14:textId="77777777" w:rsidR="009E14CE" w:rsidRDefault="009E14CE" w:rsidP="009E14CE">
      <w:pPr>
        <w:rPr>
          <w:rFonts w:eastAsia="Garamond" w:cs="Garamond"/>
          <w:color w:val="000000" w:themeColor="text1"/>
          <w:sz w:val="22"/>
          <w:szCs w:val="22"/>
        </w:rPr>
      </w:pPr>
    </w:p>
    <w:p w14:paraId="315E4E4B" w14:textId="77777777" w:rsidR="009E14CE" w:rsidRDefault="009E14CE" w:rsidP="009E14CE">
      <w:pPr>
        <w:rPr>
          <w:rFonts w:eastAsia="Garamond" w:cs="Garamond"/>
          <w:color w:val="000000" w:themeColor="text1"/>
          <w:sz w:val="22"/>
          <w:szCs w:val="22"/>
        </w:rPr>
      </w:pPr>
    </w:p>
    <w:p w14:paraId="1A01407F" w14:textId="77777777" w:rsidR="009E14CE" w:rsidRDefault="009E14CE" w:rsidP="009E14CE">
      <w:pPr>
        <w:rPr>
          <w:rFonts w:eastAsia="Garamond" w:cs="Garamond"/>
          <w:color w:val="000000" w:themeColor="text1"/>
          <w:sz w:val="22"/>
          <w:szCs w:val="22"/>
        </w:rPr>
      </w:pPr>
    </w:p>
    <w:p w14:paraId="4388BD9F" w14:textId="77777777" w:rsidR="009E14CE" w:rsidRDefault="009E14CE" w:rsidP="009E14CE">
      <w:pPr>
        <w:rPr>
          <w:rFonts w:eastAsia="Garamond" w:cs="Garamond"/>
          <w:color w:val="000000" w:themeColor="text1"/>
          <w:sz w:val="22"/>
          <w:szCs w:val="22"/>
        </w:rPr>
      </w:pPr>
    </w:p>
    <w:p w14:paraId="54FFF29F" w14:textId="6FDF479D" w:rsidR="00E2134F" w:rsidRDefault="009E14CE" w:rsidP="009E14CE">
      <w:pPr>
        <w:rPr>
          <w:color w:val="000000" w:themeColor="text1"/>
        </w:rPr>
      </w:pPr>
      <w:r w:rsidRPr="00411C91">
        <w:rPr>
          <w:rFonts w:eastAsia="Garamond" w:cs="Garamond"/>
          <w:color w:val="000000" w:themeColor="text1"/>
          <w:sz w:val="22"/>
          <w:szCs w:val="22"/>
        </w:rPr>
        <w:t xml:space="preserve">*Correspondence should be addressed to Kristopher Velasco, </w:t>
      </w:r>
      <w:r>
        <w:rPr>
          <w:rFonts w:eastAsia="Garamond" w:cs="Garamond"/>
          <w:color w:val="000000" w:themeColor="text1"/>
          <w:sz w:val="22"/>
          <w:szCs w:val="22"/>
        </w:rPr>
        <w:t xml:space="preserve">Princeton University, 185 Wallace Hall, Princeton, NJ 08540 </w:t>
      </w:r>
      <w:r w:rsidRPr="00411C91">
        <w:rPr>
          <w:rFonts w:eastAsia="Garamond" w:cs="Garamond"/>
          <w:color w:val="000000" w:themeColor="text1"/>
          <w:sz w:val="22"/>
          <w:szCs w:val="22"/>
        </w:rPr>
        <w:t>(email:</w:t>
      </w:r>
      <w:r>
        <w:rPr>
          <w:rFonts w:eastAsia="Garamond" w:cs="Garamond"/>
          <w:color w:val="000000" w:themeColor="text1"/>
          <w:sz w:val="22"/>
          <w:szCs w:val="22"/>
        </w:rPr>
        <w:t xml:space="preserve"> kvelasco@princeton.edu</w:t>
      </w:r>
      <w:r w:rsidRPr="00411C91">
        <w:rPr>
          <w:rFonts w:eastAsia="Garamond" w:cs="Garamond"/>
          <w:color w:val="000000" w:themeColor="text1"/>
          <w:sz w:val="22"/>
          <w:szCs w:val="22"/>
        </w:rPr>
        <w:t>).</w:t>
      </w:r>
      <w:r w:rsidR="00E2134F">
        <w:rPr>
          <w:color w:val="000000" w:themeColor="text1"/>
        </w:rPr>
        <w:br w:type="page"/>
      </w:r>
    </w:p>
    <w:p w14:paraId="2C80B97F" w14:textId="6C375467" w:rsidR="00B52A46" w:rsidRDefault="00A11323" w:rsidP="00B52A46">
      <w:pPr>
        <w:spacing w:line="360" w:lineRule="auto"/>
        <w:rPr>
          <w:ins w:id="65" w:author="Sebastián Rojas Cabal" w:date="2022-08-02T09:10:00Z"/>
          <w:color w:val="000000" w:themeColor="text1"/>
        </w:rPr>
      </w:pPr>
      <w:r>
        <w:rPr>
          <w:color w:val="000000" w:themeColor="text1"/>
        </w:rPr>
        <w:lastRenderedPageBreak/>
        <w:t xml:space="preserve">Transnational networks are </w:t>
      </w:r>
      <w:r w:rsidR="007945A8">
        <w:rPr>
          <w:color w:val="000000" w:themeColor="text1"/>
        </w:rPr>
        <w:t>an</w:t>
      </w:r>
      <w:r>
        <w:rPr>
          <w:color w:val="000000" w:themeColor="text1"/>
        </w:rPr>
        <w:t xml:space="preserve"> important </w:t>
      </w:r>
      <w:r w:rsidR="001F6E2F">
        <w:rPr>
          <w:color w:val="000000" w:themeColor="text1"/>
        </w:rPr>
        <w:t>feature of modern life</w:t>
      </w:r>
      <w:ins w:id="66" w:author="Sebastián Rojas Cabal" w:date="2022-08-02T09:06:00Z">
        <w:r w:rsidR="00B52A46">
          <w:rPr>
            <w:color w:val="000000" w:themeColor="text1"/>
          </w:rPr>
          <w:t xml:space="preserve">. They </w:t>
        </w:r>
      </w:ins>
      <w:ins w:id="67" w:author="Sebastián Rojas Cabal" w:date="2022-08-02T09:07:00Z">
        <w:r w:rsidR="00B52A46">
          <w:rPr>
            <w:color w:val="000000" w:themeColor="text1"/>
          </w:rPr>
          <w:t xml:space="preserve">serve as the bedrock of </w:t>
        </w:r>
      </w:ins>
      <w:ins w:id="68" w:author="Sebastián Rojas Cabal" w:date="2022-08-02T09:06:00Z">
        <w:r w:rsidR="00B52A46">
          <w:rPr>
            <w:color w:val="000000" w:themeColor="text1"/>
          </w:rPr>
          <w:t>globalization</w:t>
        </w:r>
      </w:ins>
      <w:ins w:id="69" w:author="Sebastián Rojas Cabal" w:date="2022-08-02T09:07:00Z">
        <w:r w:rsidR="00B52A46">
          <w:rPr>
            <w:color w:val="000000" w:themeColor="text1"/>
          </w:rPr>
          <w:t xml:space="preserve">, </w:t>
        </w:r>
      </w:ins>
      <w:del w:id="70" w:author="Sebastián Rojas Cabal" w:date="2022-08-02T09:05:00Z">
        <w:r w:rsidR="00E32D4C" w:rsidDel="00B52A46">
          <w:rPr>
            <w:color w:val="000000" w:themeColor="text1"/>
          </w:rPr>
          <w:delText xml:space="preserve">; </w:delText>
        </w:r>
      </w:del>
      <w:ins w:id="71" w:author="Sebastián Rojas Cabal" w:date="2022-08-02T09:06:00Z">
        <w:r w:rsidR="00B52A46">
          <w:rPr>
            <w:color w:val="000000" w:themeColor="text1"/>
          </w:rPr>
          <w:t>reducing</w:t>
        </w:r>
      </w:ins>
      <w:del w:id="72" w:author="Sebastián Rojas Cabal" w:date="2022-08-02T09:06:00Z">
        <w:r w:rsidR="00E32D4C" w:rsidDel="00B52A46">
          <w:rPr>
            <w:color w:val="000000" w:themeColor="text1"/>
          </w:rPr>
          <w:delText>orged by the broad forces of globalization that reduce</w:delText>
        </w:r>
      </w:del>
      <w:r w:rsidR="00E32D4C">
        <w:rPr>
          <w:color w:val="000000" w:themeColor="text1"/>
        </w:rPr>
        <w:t xml:space="preserve"> </w:t>
      </w:r>
      <w:r w:rsidR="007F6E2C">
        <w:rPr>
          <w:color w:val="000000" w:themeColor="text1"/>
        </w:rPr>
        <w:t xml:space="preserve">physical and cultural </w:t>
      </w:r>
      <w:r w:rsidR="00E32D4C">
        <w:rPr>
          <w:color w:val="000000" w:themeColor="text1"/>
        </w:rPr>
        <w:t xml:space="preserve">distance </w:t>
      </w:r>
      <w:r w:rsidR="003F3FD4">
        <w:rPr>
          <w:color w:val="000000" w:themeColor="text1"/>
        </w:rPr>
        <w:t xml:space="preserve">between </w:t>
      </w:r>
      <w:r w:rsidR="00E32D4C">
        <w:rPr>
          <w:color w:val="000000" w:themeColor="text1"/>
        </w:rPr>
        <w:t>peoples</w:t>
      </w:r>
      <w:r w:rsidR="007F6E2C">
        <w:rPr>
          <w:color w:val="000000" w:themeColor="text1"/>
        </w:rPr>
        <w:t xml:space="preserve"> (</w:t>
      </w:r>
      <w:proofErr w:type="spellStart"/>
      <w:r w:rsidR="007F6E2C">
        <w:rPr>
          <w:color w:val="000000" w:themeColor="text1"/>
        </w:rPr>
        <w:t>Deutschmann</w:t>
      </w:r>
      <w:proofErr w:type="spellEnd"/>
      <w:r w:rsidR="007F6E2C">
        <w:rPr>
          <w:color w:val="000000" w:themeColor="text1"/>
        </w:rPr>
        <w:t xml:space="preserve"> 2022</w:t>
      </w:r>
      <w:r w:rsidR="00771D90">
        <w:rPr>
          <w:color w:val="000000" w:themeColor="text1"/>
        </w:rPr>
        <w:t>)</w:t>
      </w:r>
      <w:r w:rsidR="00E32D4C">
        <w:rPr>
          <w:color w:val="000000" w:themeColor="text1"/>
        </w:rPr>
        <w:t>.</w:t>
      </w:r>
      <w:r w:rsidR="006C6EE0">
        <w:rPr>
          <w:color w:val="000000" w:themeColor="text1"/>
        </w:rPr>
        <w:t xml:space="preserve"> </w:t>
      </w:r>
      <w:r w:rsidR="00B96494">
        <w:rPr>
          <w:color w:val="000000" w:themeColor="text1"/>
        </w:rPr>
        <w:t xml:space="preserve">In addition to reshaping markets </w:t>
      </w:r>
      <w:r w:rsidR="00AE3D0D">
        <w:rPr>
          <w:color w:val="000000" w:themeColor="text1"/>
        </w:rPr>
        <w:t>and</w:t>
      </w:r>
      <w:r w:rsidR="00B96494">
        <w:rPr>
          <w:color w:val="000000" w:themeColor="text1"/>
        </w:rPr>
        <w:t xml:space="preserve"> </w:t>
      </w:r>
      <w:r w:rsidR="00913046">
        <w:rPr>
          <w:color w:val="000000" w:themeColor="text1"/>
        </w:rPr>
        <w:t>cultivating</w:t>
      </w:r>
      <w:r w:rsidR="00B96494">
        <w:rPr>
          <w:color w:val="000000" w:themeColor="text1"/>
        </w:rPr>
        <w:t xml:space="preserve"> </w:t>
      </w:r>
      <w:r w:rsidR="00913046">
        <w:rPr>
          <w:color w:val="000000" w:themeColor="text1"/>
        </w:rPr>
        <w:t xml:space="preserve">human </w:t>
      </w:r>
      <w:r w:rsidR="00B96494">
        <w:rPr>
          <w:color w:val="000000" w:themeColor="text1"/>
        </w:rPr>
        <w:t xml:space="preserve">connections, transnational networks play an instrumental role in coordinating </w:t>
      </w:r>
      <w:r w:rsidR="00910C63">
        <w:rPr>
          <w:color w:val="000000" w:themeColor="text1"/>
        </w:rPr>
        <w:t xml:space="preserve">advocacy </w:t>
      </w:r>
      <w:sdt>
        <w:sdtPr>
          <w:rPr>
            <w:color w:val="000000"/>
          </w:rPr>
          <w:tag w:val="MENDELEY_CITATION_v3_eyJjaXRhdGlvbklEIjoiTUVOREVMRVlfQ0lUQVRJT05fMGZmZWQwM2EtN2Q5OS00ODgxLTlmMDUtZjdlYTM5NjY4ODgx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
          <w:id w:val="-233087327"/>
          <w:placeholder>
            <w:docPart w:val="DefaultPlaceholder_-1854013440"/>
          </w:placeholder>
        </w:sdtPr>
        <w:sdtContent>
          <w:r w:rsidR="001959FD" w:rsidRPr="001959FD">
            <w:rPr>
              <w:color w:val="000000"/>
            </w:rPr>
            <w:t xml:space="preserve">(Keck and </w:t>
          </w:r>
          <w:proofErr w:type="spellStart"/>
          <w:r w:rsidR="001959FD" w:rsidRPr="001959FD">
            <w:rPr>
              <w:color w:val="000000"/>
            </w:rPr>
            <w:t>Sikkink</w:t>
          </w:r>
          <w:proofErr w:type="spellEnd"/>
          <w:r w:rsidR="001959FD" w:rsidRPr="001959FD">
            <w:rPr>
              <w:color w:val="000000"/>
            </w:rPr>
            <w:t xml:space="preserve"> 1998)</w:t>
          </w:r>
        </w:sdtContent>
      </w:sdt>
      <w:r w:rsidR="00910C63">
        <w:rPr>
          <w:color w:val="000000" w:themeColor="text1"/>
        </w:rPr>
        <w:t>.</w:t>
      </w:r>
      <w:r w:rsidR="008D4C32">
        <w:rPr>
          <w:color w:val="000000" w:themeColor="text1"/>
        </w:rPr>
        <w:t xml:space="preserve"> </w:t>
      </w:r>
      <w:r w:rsidR="001A7D9B">
        <w:rPr>
          <w:color w:val="000000" w:themeColor="text1"/>
        </w:rPr>
        <w:t>At international, national, and local scales</w:t>
      </w:r>
      <w:r w:rsidR="008D4C32">
        <w:rPr>
          <w:color w:val="000000" w:themeColor="text1"/>
        </w:rPr>
        <w:t xml:space="preserve">, actors leverage transnational partnerships to </w:t>
      </w:r>
      <w:r w:rsidR="00DC7F17">
        <w:rPr>
          <w:color w:val="000000" w:themeColor="text1"/>
        </w:rPr>
        <w:t xml:space="preserve">exchange </w:t>
      </w:r>
      <w:r w:rsidR="00722D79">
        <w:rPr>
          <w:color w:val="000000" w:themeColor="text1"/>
        </w:rPr>
        <w:t>information</w:t>
      </w:r>
      <w:r w:rsidR="00DC7F17">
        <w:rPr>
          <w:color w:val="000000" w:themeColor="text1"/>
        </w:rPr>
        <w:t xml:space="preserve">, </w:t>
      </w:r>
      <w:r w:rsidR="008D4C32">
        <w:rPr>
          <w:color w:val="000000" w:themeColor="text1"/>
        </w:rPr>
        <w:t xml:space="preserve">nudge recalcitrant states, and influence cultural understandings of pressing issues. </w:t>
      </w:r>
      <w:r w:rsidR="00CF617B">
        <w:rPr>
          <w:color w:val="000000" w:themeColor="text1"/>
        </w:rPr>
        <w:t>Still, d</w:t>
      </w:r>
      <w:r w:rsidR="00B92743">
        <w:rPr>
          <w:color w:val="000000" w:themeColor="text1"/>
        </w:rPr>
        <w:t>eveloping</w:t>
      </w:r>
      <w:r w:rsidR="008043B1">
        <w:rPr>
          <w:color w:val="000000" w:themeColor="text1"/>
        </w:rPr>
        <w:t xml:space="preserve"> linkages oceans away</w:t>
      </w:r>
      <w:r w:rsidR="00BA3777">
        <w:rPr>
          <w:color w:val="000000" w:themeColor="text1"/>
        </w:rPr>
        <w:t xml:space="preserve"> </w:t>
      </w:r>
      <w:r w:rsidR="00343CC6">
        <w:rPr>
          <w:color w:val="000000" w:themeColor="text1"/>
        </w:rPr>
        <w:t xml:space="preserve">requires considerable </w:t>
      </w:r>
      <w:r w:rsidR="00712F37">
        <w:rPr>
          <w:color w:val="000000" w:themeColor="text1"/>
        </w:rPr>
        <w:t>resources</w:t>
      </w:r>
      <w:r w:rsidR="00BD41AD">
        <w:rPr>
          <w:color w:val="000000" w:themeColor="text1"/>
        </w:rPr>
        <w:t xml:space="preserve">: </w:t>
      </w:r>
      <w:ins w:id="73" w:author="Sebastián Rojas Cabal" w:date="2022-08-02T09:10:00Z">
        <w:r w:rsidR="00B52A46">
          <w:rPr>
            <w:color w:val="000000" w:themeColor="text1"/>
          </w:rPr>
          <w:t>why are such transnational efforts</w:t>
        </w:r>
        <w:r w:rsidR="00B52A46">
          <w:rPr>
            <w:color w:val="000000" w:themeColor="text1"/>
          </w:rPr>
          <w:t xml:space="preserve"> </w:t>
        </w:r>
        <w:r w:rsidR="00B52A46">
          <w:rPr>
            <w:color w:val="000000" w:themeColor="text1"/>
          </w:rPr>
          <w:t xml:space="preserve">funded? How </w:t>
        </w:r>
        <w:r w:rsidR="00B52A46">
          <w:rPr>
            <w:color w:val="000000" w:themeColor="text1"/>
          </w:rPr>
          <w:t>does</w:t>
        </w:r>
        <w:r w:rsidR="00B52A46">
          <w:rPr>
            <w:color w:val="000000" w:themeColor="text1"/>
          </w:rPr>
          <w:t xml:space="preserve"> willingness to invest in them change over time?</w:t>
        </w:r>
      </w:ins>
    </w:p>
    <w:p w14:paraId="69A1BE01" w14:textId="73A7A0C4" w:rsidR="008043B1" w:rsidDel="00B52A46" w:rsidRDefault="00B52A46" w:rsidP="00B52A46">
      <w:pPr>
        <w:spacing w:line="360" w:lineRule="auto"/>
        <w:ind w:firstLine="720"/>
        <w:rPr>
          <w:del w:id="74" w:author="Sebastián Rojas Cabal" w:date="2022-08-02T09:10:00Z"/>
          <w:color w:val="000000" w:themeColor="text1"/>
        </w:rPr>
      </w:pPr>
      <w:ins w:id="75" w:author="Sebastián Rojas Cabal" w:date="2022-08-02T09:10:00Z">
        <w:r>
          <w:rPr>
            <w:color w:val="000000" w:themeColor="text1"/>
          </w:rPr>
          <w:tab/>
        </w:r>
      </w:ins>
      <w:del w:id="76" w:author="Sebastián Rojas Cabal" w:date="2022-08-02T09:10:00Z">
        <w:r w:rsidR="0082429E" w:rsidDel="00B52A46">
          <w:rPr>
            <w:color w:val="000000" w:themeColor="text1"/>
          </w:rPr>
          <w:delText>how</w:delText>
        </w:r>
        <w:r w:rsidR="00BD41AD" w:rsidDel="00B52A46">
          <w:rPr>
            <w:color w:val="000000" w:themeColor="text1"/>
          </w:rPr>
          <w:delText xml:space="preserve"> and why </w:delText>
        </w:r>
        <w:r w:rsidR="0082429E" w:rsidDel="00B52A46">
          <w:rPr>
            <w:color w:val="000000" w:themeColor="text1"/>
          </w:rPr>
          <w:delText>are such transnational networks funded?</w:delText>
        </w:r>
      </w:del>
    </w:p>
    <w:p w14:paraId="4FC8FC80" w14:textId="68E438BE" w:rsidR="008043B1" w:rsidRDefault="0013455A" w:rsidP="00B52A46">
      <w:pPr>
        <w:spacing w:line="360" w:lineRule="auto"/>
        <w:rPr>
          <w:color w:val="000000" w:themeColor="text1"/>
        </w:rPr>
      </w:pPr>
      <w:r>
        <w:rPr>
          <w:color w:val="000000" w:themeColor="text1"/>
        </w:rPr>
        <w:t>Actors based in the United States</w:t>
      </w:r>
      <w:r w:rsidR="00356AEB">
        <w:rPr>
          <w:color w:val="000000" w:themeColor="text1"/>
        </w:rPr>
        <w:t xml:space="preserve">, whether </w:t>
      </w:r>
      <w:r w:rsidR="00A1280D">
        <w:rPr>
          <w:color w:val="000000" w:themeColor="text1"/>
        </w:rPr>
        <w:t>they</w:t>
      </w:r>
      <w:r w:rsidR="00356AEB">
        <w:rPr>
          <w:color w:val="000000" w:themeColor="text1"/>
        </w:rPr>
        <w:t xml:space="preserve"> be federal </w:t>
      </w:r>
      <w:r w:rsidR="00A1280D">
        <w:rPr>
          <w:color w:val="000000" w:themeColor="text1"/>
        </w:rPr>
        <w:t>age</w:t>
      </w:r>
      <w:r w:rsidR="00312CE2">
        <w:rPr>
          <w:color w:val="000000" w:themeColor="text1"/>
        </w:rPr>
        <w:t>ncies</w:t>
      </w:r>
      <w:r w:rsidR="00356AEB">
        <w:rPr>
          <w:color w:val="000000" w:themeColor="text1"/>
        </w:rPr>
        <w:t xml:space="preserve">, multinational corporations, civil society organizations, or private individuals, </w:t>
      </w:r>
      <w:r w:rsidR="008860E8">
        <w:rPr>
          <w:color w:val="000000" w:themeColor="text1"/>
        </w:rPr>
        <w:t xml:space="preserve">are </w:t>
      </w:r>
      <w:r>
        <w:rPr>
          <w:color w:val="000000" w:themeColor="text1"/>
        </w:rPr>
        <w:t>often</w:t>
      </w:r>
      <w:r w:rsidR="00D512EE">
        <w:rPr>
          <w:color w:val="000000" w:themeColor="text1"/>
        </w:rPr>
        <w:t xml:space="preserve"> </w:t>
      </w:r>
      <w:r w:rsidR="008860E8">
        <w:rPr>
          <w:color w:val="000000" w:themeColor="text1"/>
        </w:rPr>
        <w:t xml:space="preserve">key </w:t>
      </w:r>
      <w:r w:rsidR="00504D83">
        <w:rPr>
          <w:color w:val="000000" w:themeColor="text1"/>
        </w:rPr>
        <w:t>source</w:t>
      </w:r>
      <w:r w:rsidR="00D512EE">
        <w:rPr>
          <w:color w:val="000000" w:themeColor="text1"/>
        </w:rPr>
        <w:t>s</w:t>
      </w:r>
      <w:r w:rsidR="00504D83">
        <w:rPr>
          <w:color w:val="000000" w:themeColor="text1"/>
        </w:rPr>
        <w:t xml:space="preserve"> of funding </w:t>
      </w:r>
      <w:r w:rsidR="00A30826">
        <w:rPr>
          <w:color w:val="000000" w:themeColor="text1"/>
        </w:rPr>
        <w:t xml:space="preserve">across </w:t>
      </w:r>
      <w:r w:rsidR="00F26E16">
        <w:rPr>
          <w:color w:val="000000" w:themeColor="text1"/>
        </w:rPr>
        <w:t>numerous</w:t>
      </w:r>
      <w:r w:rsidR="00A30826">
        <w:rPr>
          <w:color w:val="000000" w:themeColor="text1"/>
        </w:rPr>
        <w:t xml:space="preserve"> t</w:t>
      </w:r>
      <w:r w:rsidR="00504D83">
        <w:rPr>
          <w:color w:val="000000" w:themeColor="text1"/>
        </w:rPr>
        <w:t>ransnational networks</w:t>
      </w:r>
      <w:r w:rsidR="006C1A6D">
        <w:rPr>
          <w:color w:val="000000" w:themeColor="text1"/>
        </w:rPr>
        <w:t xml:space="preserve"> (Keck and </w:t>
      </w:r>
      <w:proofErr w:type="spellStart"/>
      <w:r w:rsidR="006C1A6D">
        <w:rPr>
          <w:color w:val="000000" w:themeColor="text1"/>
        </w:rPr>
        <w:t>Sikkink</w:t>
      </w:r>
      <w:proofErr w:type="spellEnd"/>
      <w:r w:rsidR="006C1A6D">
        <w:rPr>
          <w:color w:val="000000" w:themeColor="text1"/>
        </w:rPr>
        <w:t xml:space="preserve"> 1998)</w:t>
      </w:r>
      <w:r w:rsidR="00887F8E">
        <w:rPr>
          <w:color w:val="000000" w:themeColor="text1"/>
        </w:rPr>
        <w:t xml:space="preserve">. </w:t>
      </w:r>
      <w:r w:rsidR="009103AF">
        <w:rPr>
          <w:color w:val="000000" w:themeColor="text1"/>
        </w:rPr>
        <w:t>Considering this,</w:t>
      </w:r>
      <w:r w:rsidR="007B18AF">
        <w:rPr>
          <w:color w:val="000000" w:themeColor="text1"/>
        </w:rPr>
        <w:t xml:space="preserve"> </w:t>
      </w:r>
      <w:r w:rsidR="00011F21">
        <w:rPr>
          <w:color w:val="000000" w:themeColor="text1"/>
        </w:rPr>
        <w:t xml:space="preserve">one prominent line of research within transnational </w:t>
      </w:r>
      <w:r w:rsidR="006B5AED">
        <w:rPr>
          <w:color w:val="000000" w:themeColor="text1"/>
        </w:rPr>
        <w:t xml:space="preserve">scholarship </w:t>
      </w:r>
      <w:r w:rsidR="00011F21">
        <w:rPr>
          <w:color w:val="000000" w:themeColor="text1"/>
        </w:rPr>
        <w:t>detail</w:t>
      </w:r>
      <w:r w:rsidR="006B5AED">
        <w:rPr>
          <w:color w:val="000000" w:themeColor="text1"/>
        </w:rPr>
        <w:t>s</w:t>
      </w:r>
      <w:r w:rsidR="00011F21">
        <w:rPr>
          <w:color w:val="000000" w:themeColor="text1"/>
        </w:rPr>
        <w:t xml:space="preserve"> how </w:t>
      </w:r>
      <w:r w:rsidR="00536DB1">
        <w:rPr>
          <w:color w:val="000000" w:themeColor="text1"/>
        </w:rPr>
        <w:t>th</w:t>
      </w:r>
      <w:r w:rsidR="00D23D71">
        <w:rPr>
          <w:color w:val="000000" w:themeColor="text1"/>
        </w:rPr>
        <w:t>e</w:t>
      </w:r>
      <w:r w:rsidR="00536DB1">
        <w:rPr>
          <w:color w:val="000000" w:themeColor="text1"/>
        </w:rPr>
        <w:t xml:space="preserve"> </w:t>
      </w:r>
      <w:r w:rsidR="00D5487B">
        <w:rPr>
          <w:color w:val="000000" w:themeColor="text1"/>
        </w:rPr>
        <w:t xml:space="preserve">monetary dominance </w:t>
      </w:r>
      <w:r w:rsidR="00536DB1">
        <w:rPr>
          <w:color w:val="000000" w:themeColor="text1"/>
        </w:rPr>
        <w:t xml:space="preserve">of U.S. actors </w:t>
      </w:r>
      <w:r w:rsidR="00BD0E23">
        <w:rPr>
          <w:color w:val="000000" w:themeColor="text1"/>
        </w:rPr>
        <w:t xml:space="preserve">determines </w:t>
      </w:r>
      <w:r w:rsidR="007B54DC">
        <w:rPr>
          <w:color w:val="000000" w:themeColor="text1"/>
        </w:rPr>
        <w:t xml:space="preserve">the </w:t>
      </w:r>
      <w:r w:rsidR="00D23D71">
        <w:rPr>
          <w:color w:val="000000" w:themeColor="text1"/>
        </w:rPr>
        <w:t xml:space="preserve">who, what, </w:t>
      </w:r>
      <w:r w:rsidR="007D4B8C">
        <w:rPr>
          <w:color w:val="000000" w:themeColor="text1"/>
        </w:rPr>
        <w:t xml:space="preserve">and </w:t>
      </w:r>
      <w:r w:rsidR="003B188C">
        <w:rPr>
          <w:color w:val="000000" w:themeColor="text1"/>
        </w:rPr>
        <w:t xml:space="preserve">where </w:t>
      </w:r>
      <w:r w:rsidR="007B54DC">
        <w:rPr>
          <w:color w:val="000000" w:themeColor="text1"/>
        </w:rPr>
        <w:t>of</w:t>
      </w:r>
      <w:r w:rsidR="00D23D71">
        <w:rPr>
          <w:color w:val="000000" w:themeColor="text1"/>
        </w:rPr>
        <w:t xml:space="preserve"> fund</w:t>
      </w:r>
      <w:r w:rsidR="007B54DC">
        <w:rPr>
          <w:color w:val="000000" w:themeColor="text1"/>
        </w:rPr>
        <w:t>ing</w:t>
      </w:r>
      <w:r w:rsidR="00D23D71">
        <w:rPr>
          <w:color w:val="000000" w:themeColor="text1"/>
        </w:rPr>
        <w:t xml:space="preserve"> </w:t>
      </w:r>
      <w:r w:rsidR="00CC2600">
        <w:rPr>
          <w:color w:val="000000" w:themeColor="text1"/>
        </w:rPr>
        <w:t>withi</w:t>
      </w:r>
      <w:r w:rsidR="00915DB2">
        <w:rPr>
          <w:color w:val="000000" w:themeColor="text1"/>
        </w:rPr>
        <w:t>n these</w:t>
      </w:r>
      <w:r w:rsidR="00536DB1">
        <w:rPr>
          <w:color w:val="000000" w:themeColor="text1"/>
        </w:rPr>
        <w:t xml:space="preserve"> networks </w:t>
      </w:r>
      <w:r w:rsidR="007B18AF">
        <w:rPr>
          <w:color w:val="000000" w:themeColor="text1"/>
        </w:rPr>
        <w:t>(</w:t>
      </w:r>
      <w:proofErr w:type="spellStart"/>
      <w:r w:rsidR="007B18AF">
        <w:rPr>
          <w:color w:val="000000" w:themeColor="text1"/>
        </w:rPr>
        <w:t>Ciplet</w:t>
      </w:r>
      <w:proofErr w:type="spellEnd"/>
      <w:r w:rsidR="007B18AF">
        <w:rPr>
          <w:color w:val="000000" w:themeColor="text1"/>
        </w:rPr>
        <w:t xml:space="preserve"> 2019</w:t>
      </w:r>
      <w:r w:rsidR="00873722">
        <w:rPr>
          <w:color w:val="000000" w:themeColor="text1"/>
        </w:rPr>
        <w:t xml:space="preserve">; </w:t>
      </w:r>
      <w:r w:rsidR="007B18AF">
        <w:rPr>
          <w:color w:val="000000" w:themeColor="text1"/>
        </w:rPr>
        <w:t>Walsh 2016).</w:t>
      </w:r>
      <w:r w:rsidR="002049A0">
        <w:rPr>
          <w:color w:val="000000" w:themeColor="text1"/>
        </w:rPr>
        <w:t xml:space="preserve"> </w:t>
      </w:r>
      <w:r w:rsidR="007B18AF">
        <w:rPr>
          <w:color w:val="000000" w:themeColor="text1"/>
        </w:rPr>
        <w:t>Less studied, though, is why U.S. actors take on this financial position in the first place</w:t>
      </w:r>
      <w:r w:rsidR="00C603FD">
        <w:rPr>
          <w:color w:val="000000" w:themeColor="text1"/>
        </w:rPr>
        <w:t xml:space="preserve"> –</w:t>
      </w:r>
      <w:r w:rsidR="007B18AF">
        <w:rPr>
          <w:color w:val="000000" w:themeColor="text1"/>
        </w:rPr>
        <w:t xml:space="preserve"> the </w:t>
      </w:r>
      <w:r w:rsidR="00B41285">
        <w:rPr>
          <w:color w:val="000000" w:themeColor="text1"/>
        </w:rPr>
        <w:t xml:space="preserve">influential </w:t>
      </w:r>
      <w:r w:rsidR="007B18AF">
        <w:rPr>
          <w:color w:val="000000" w:themeColor="text1"/>
        </w:rPr>
        <w:t>role of U.S. funding is</w:t>
      </w:r>
      <w:r w:rsidR="00E755A5">
        <w:rPr>
          <w:color w:val="000000" w:themeColor="text1"/>
        </w:rPr>
        <w:t xml:space="preserve"> </w:t>
      </w:r>
      <w:r w:rsidR="00C46669">
        <w:rPr>
          <w:color w:val="000000" w:themeColor="text1"/>
        </w:rPr>
        <w:t xml:space="preserve">largely </w:t>
      </w:r>
      <w:r w:rsidR="0053126D">
        <w:rPr>
          <w:color w:val="000000" w:themeColor="text1"/>
        </w:rPr>
        <w:t>assumed,</w:t>
      </w:r>
      <w:r w:rsidR="00AB4B0F">
        <w:rPr>
          <w:color w:val="000000" w:themeColor="text1"/>
        </w:rPr>
        <w:t xml:space="preserve"> or motivations </w:t>
      </w:r>
      <w:r w:rsidR="008C5626">
        <w:rPr>
          <w:color w:val="000000" w:themeColor="text1"/>
        </w:rPr>
        <w:t xml:space="preserve">at least </w:t>
      </w:r>
      <w:r w:rsidR="00AB4B0F">
        <w:rPr>
          <w:color w:val="000000" w:themeColor="text1"/>
        </w:rPr>
        <w:t>treated as given</w:t>
      </w:r>
      <w:r w:rsidR="007B18AF">
        <w:rPr>
          <w:color w:val="000000" w:themeColor="text1"/>
        </w:rPr>
        <w:t xml:space="preserve">. </w:t>
      </w:r>
      <w:r w:rsidR="00BC0803">
        <w:rPr>
          <w:color w:val="000000" w:themeColor="text1"/>
        </w:rPr>
        <w:t xml:space="preserve">Instead, then, </w:t>
      </w:r>
      <w:r w:rsidR="00C80104">
        <w:rPr>
          <w:color w:val="000000" w:themeColor="text1"/>
        </w:rPr>
        <w:t>w</w:t>
      </w:r>
      <w:r w:rsidR="006F72D6">
        <w:rPr>
          <w:color w:val="000000" w:themeColor="text1"/>
        </w:rPr>
        <w:t xml:space="preserve">e offer an alternative intervention by theorizing and explaining </w:t>
      </w:r>
      <w:r w:rsidR="00D34442">
        <w:rPr>
          <w:color w:val="000000" w:themeColor="text1"/>
        </w:rPr>
        <w:t>why U.S. actors</w:t>
      </w:r>
      <w:r w:rsidR="00054967">
        <w:rPr>
          <w:color w:val="000000" w:themeColor="text1"/>
        </w:rPr>
        <w:t xml:space="preserve"> invest </w:t>
      </w:r>
      <w:r w:rsidR="00D34442">
        <w:rPr>
          <w:color w:val="000000" w:themeColor="text1"/>
        </w:rPr>
        <w:t>transnationally and the factors that condition</w:t>
      </w:r>
      <w:r w:rsidR="00161E2A">
        <w:rPr>
          <w:color w:val="000000" w:themeColor="text1"/>
        </w:rPr>
        <w:t xml:space="preserve"> </w:t>
      </w:r>
      <w:r w:rsidR="005B5750">
        <w:rPr>
          <w:color w:val="000000" w:themeColor="text1"/>
        </w:rPr>
        <w:t xml:space="preserve">the scale and timing of </w:t>
      </w:r>
      <w:r w:rsidR="00161E2A">
        <w:rPr>
          <w:color w:val="000000" w:themeColor="text1"/>
        </w:rPr>
        <w:t>such investments</w:t>
      </w:r>
      <w:r w:rsidR="00D34442">
        <w:rPr>
          <w:color w:val="000000" w:themeColor="text1"/>
        </w:rPr>
        <w:t xml:space="preserve">. </w:t>
      </w:r>
      <w:r w:rsidR="0092397B">
        <w:rPr>
          <w:color w:val="000000" w:themeColor="text1"/>
        </w:rPr>
        <w:t xml:space="preserve">We do so by </w:t>
      </w:r>
      <w:r w:rsidR="00AE7086">
        <w:rPr>
          <w:color w:val="000000" w:themeColor="text1"/>
        </w:rPr>
        <w:t xml:space="preserve">arguing that while </w:t>
      </w:r>
      <w:r w:rsidR="0026712E">
        <w:rPr>
          <w:color w:val="000000" w:themeColor="text1"/>
        </w:rPr>
        <w:t>structural factors</w:t>
      </w:r>
      <w:r w:rsidR="00E41118">
        <w:rPr>
          <w:color w:val="000000" w:themeColor="text1"/>
        </w:rPr>
        <w:t xml:space="preserve"> </w:t>
      </w:r>
      <w:r w:rsidR="001A3997">
        <w:rPr>
          <w:color w:val="000000" w:themeColor="text1"/>
        </w:rPr>
        <w:t>like capitalism and cultural commitments to “civilizing missions”</w:t>
      </w:r>
      <w:r w:rsidR="00817694">
        <w:rPr>
          <w:color w:val="000000" w:themeColor="text1"/>
        </w:rPr>
        <w:t xml:space="preserve"> </w:t>
      </w:r>
      <w:ins w:id="77" w:author="Sebastián Rojas Cabal" w:date="2022-08-02T09:10:00Z">
        <w:r w:rsidR="00B52A46">
          <w:rPr>
            <w:color w:val="000000" w:themeColor="text1"/>
          </w:rPr>
          <w:t>account for</w:t>
        </w:r>
        <w:r w:rsidR="00B52A46">
          <w:rPr>
            <w:color w:val="000000" w:themeColor="text1"/>
          </w:rPr>
          <w:t xml:space="preserve"> </w:t>
        </w:r>
      </w:ins>
      <w:del w:id="78" w:author="Sebastián Rojas Cabal" w:date="2022-08-02T09:10:00Z">
        <w:r w:rsidR="0026712E" w:rsidDel="00B52A46">
          <w:rPr>
            <w:color w:val="000000" w:themeColor="text1"/>
          </w:rPr>
          <w:delText xml:space="preserve">provide </w:delText>
        </w:r>
      </w:del>
      <w:r w:rsidR="0026712E">
        <w:rPr>
          <w:color w:val="000000" w:themeColor="text1"/>
        </w:rPr>
        <w:t xml:space="preserve">the capacity and proclivity to invest </w:t>
      </w:r>
      <w:r w:rsidR="007B1325">
        <w:rPr>
          <w:color w:val="000000" w:themeColor="text1"/>
        </w:rPr>
        <w:t>internationally</w:t>
      </w:r>
      <w:r w:rsidR="005B1A65">
        <w:rPr>
          <w:color w:val="000000" w:themeColor="text1"/>
        </w:rPr>
        <w:t xml:space="preserve">, changes in political opportunities </w:t>
      </w:r>
      <w:r w:rsidR="000C0D56">
        <w:rPr>
          <w:color w:val="000000" w:themeColor="text1"/>
        </w:rPr>
        <w:t xml:space="preserve">present </w:t>
      </w:r>
      <w:r w:rsidR="005B1A65">
        <w:rPr>
          <w:color w:val="000000" w:themeColor="text1"/>
        </w:rPr>
        <w:t>a</w:t>
      </w:r>
      <w:r w:rsidR="00473069">
        <w:rPr>
          <w:color w:val="000000" w:themeColor="text1"/>
        </w:rPr>
        <w:t xml:space="preserve"> more</w:t>
      </w:r>
      <w:r w:rsidR="00EC0BB4">
        <w:rPr>
          <w:color w:val="000000" w:themeColor="text1"/>
        </w:rPr>
        <w:t xml:space="preserve"> discrete, manipulable</w:t>
      </w:r>
      <w:r w:rsidR="005B1A65">
        <w:rPr>
          <w:color w:val="000000" w:themeColor="text1"/>
        </w:rPr>
        <w:t xml:space="preserve"> mechanism </w:t>
      </w:r>
      <w:r w:rsidR="00B638AA">
        <w:rPr>
          <w:color w:val="000000" w:themeColor="text1"/>
        </w:rPr>
        <w:t xml:space="preserve">that triggers </w:t>
      </w:r>
      <w:r w:rsidR="0026712E">
        <w:rPr>
          <w:color w:val="000000" w:themeColor="text1"/>
        </w:rPr>
        <w:t>U.S. actors</w:t>
      </w:r>
      <w:r w:rsidR="00B638AA">
        <w:rPr>
          <w:color w:val="000000" w:themeColor="text1"/>
        </w:rPr>
        <w:t xml:space="preserve"> to</w:t>
      </w:r>
      <w:r w:rsidR="0026712E">
        <w:rPr>
          <w:color w:val="000000" w:themeColor="text1"/>
        </w:rPr>
        <w:t xml:space="preserve"> spread their resources across the transnational plane</w:t>
      </w:r>
      <w:r w:rsidR="0024614E">
        <w:rPr>
          <w:color w:val="000000" w:themeColor="text1"/>
        </w:rPr>
        <w:t xml:space="preserve"> </w:t>
      </w:r>
      <w:sdt>
        <w:sdtPr>
          <w:rPr>
            <w:color w:val="000000"/>
          </w:rPr>
          <w:tag w:val="MENDELEY_CITATION_v3_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"/>
          <w:id w:val="661431898"/>
          <w:placeholder>
            <w:docPart w:val="DefaultPlaceholder_-1854013440"/>
          </w:placeholder>
        </w:sdtPr>
        <w:sdtContent>
          <w:r w:rsidR="001959FD" w:rsidRPr="001959FD">
            <w:rPr>
              <w:color w:val="000000"/>
            </w:rPr>
            <w:t>(</w:t>
          </w:r>
          <w:proofErr w:type="spellStart"/>
          <w:r w:rsidR="001959FD" w:rsidRPr="001959FD">
            <w:rPr>
              <w:color w:val="000000"/>
            </w:rPr>
            <w:t>Chapp</w:t>
          </w:r>
          <w:proofErr w:type="spellEnd"/>
          <w:r w:rsidR="001959FD" w:rsidRPr="001959FD">
            <w:rPr>
              <w:color w:val="000000"/>
            </w:rPr>
            <w:t xml:space="preserve"> 2019).</w:t>
          </w:r>
        </w:sdtContent>
      </w:sdt>
    </w:p>
    <w:p w14:paraId="2BBF8C70" w14:textId="128583CA" w:rsidR="009500FE" w:rsidRDefault="00963FF1" w:rsidP="0071396B">
      <w:pPr>
        <w:spacing w:line="360" w:lineRule="auto"/>
        <w:ind w:firstLine="720"/>
      </w:pPr>
      <w:r>
        <w:rPr>
          <w:color w:val="000000" w:themeColor="text1"/>
        </w:rPr>
        <w:t xml:space="preserve">We apply our framework to understand </w:t>
      </w:r>
      <w:r w:rsidR="00B034AC">
        <w:rPr>
          <w:color w:val="000000" w:themeColor="text1"/>
        </w:rPr>
        <w:t xml:space="preserve">how </w:t>
      </w:r>
      <w:r w:rsidR="00FC33D3">
        <w:rPr>
          <w:color w:val="000000" w:themeColor="text1"/>
        </w:rPr>
        <w:t xml:space="preserve">U.S. </w:t>
      </w:r>
      <w:r w:rsidR="00B034AC">
        <w:rPr>
          <w:color w:val="000000" w:themeColor="text1"/>
        </w:rPr>
        <w:t xml:space="preserve">actors </w:t>
      </w:r>
      <w:r w:rsidR="00FC33D3">
        <w:rPr>
          <w:color w:val="000000" w:themeColor="text1"/>
        </w:rPr>
        <w:t>fund</w:t>
      </w:r>
      <w:r w:rsidR="00B034AC">
        <w:rPr>
          <w:color w:val="000000" w:themeColor="text1"/>
        </w:rPr>
        <w:t xml:space="preserve"> </w:t>
      </w:r>
      <w:r w:rsidR="00C9414A">
        <w:rPr>
          <w:color w:val="000000" w:themeColor="text1"/>
        </w:rPr>
        <w:t>of</w:t>
      </w:r>
      <w:r w:rsidR="00FC33D3">
        <w:rPr>
          <w:color w:val="000000" w:themeColor="text1"/>
        </w:rPr>
        <w:t xml:space="preserve"> </w:t>
      </w:r>
      <w:del w:id="79" w:author="Sebastián Rojas Cabal" w:date="2022-08-02T09:11:00Z">
        <w:r w:rsidDel="00B52A46">
          <w:rPr>
            <w:color w:val="000000" w:themeColor="text1"/>
          </w:rPr>
          <w:delText xml:space="preserve">an emergent </w:delText>
        </w:r>
      </w:del>
      <w:ins w:id="80" w:author="Sebastián Rojas Cabal" w:date="2022-08-02T09:11:00Z">
        <w:r w:rsidR="00B52A46">
          <w:rPr>
            <w:color w:val="000000" w:themeColor="text1"/>
          </w:rPr>
          <w:t xml:space="preserve">a rising </w:t>
        </w:r>
      </w:ins>
      <w:r>
        <w:rPr>
          <w:color w:val="000000" w:themeColor="text1"/>
        </w:rPr>
        <w:t>force within the international arena: transnational</w:t>
      </w:r>
      <w:r w:rsidR="009F3AA1">
        <w:rPr>
          <w:color w:val="000000" w:themeColor="text1"/>
        </w:rPr>
        <w:t xml:space="preserve"> anti-LGBTQ+</w:t>
      </w:r>
      <w:r>
        <w:rPr>
          <w:color w:val="000000" w:themeColor="text1"/>
        </w:rPr>
        <w:t xml:space="preserve"> networks. </w:t>
      </w:r>
      <w:r w:rsidR="0071396B">
        <w:rPr>
          <w:color w:val="000000" w:themeColor="text1"/>
        </w:rPr>
        <w:t>We do so for two reasons. First, r</w:t>
      </w:r>
      <w:r w:rsidR="00AC62EC">
        <w:rPr>
          <w:color w:val="000000" w:themeColor="text1"/>
        </w:rPr>
        <w:t xml:space="preserve">ecent scholarship demonstrates that </w:t>
      </w:r>
      <w:r w:rsidR="00FE6B10">
        <w:rPr>
          <w:color w:val="000000" w:themeColor="text1"/>
        </w:rPr>
        <w:t xml:space="preserve">the </w:t>
      </w:r>
      <w:r w:rsidR="00D94F7D">
        <w:rPr>
          <w:color w:val="000000" w:themeColor="text1"/>
        </w:rPr>
        <w:t xml:space="preserve">deinstitutionalization </w:t>
      </w:r>
      <w:r w:rsidR="00E92C8E">
        <w:rPr>
          <w:color w:val="000000" w:themeColor="text1"/>
        </w:rPr>
        <w:t>and weakening of</w:t>
      </w:r>
      <w:r w:rsidR="00E87945">
        <w:rPr>
          <w:color w:val="000000" w:themeColor="text1"/>
        </w:rPr>
        <w:t xml:space="preserve"> liberal norms like</w:t>
      </w:r>
      <w:r w:rsidR="00253703">
        <w:rPr>
          <w:color w:val="000000" w:themeColor="text1"/>
        </w:rPr>
        <w:t xml:space="preserve"> </w:t>
      </w:r>
      <w:r w:rsidR="0048295C">
        <w:rPr>
          <w:color w:val="000000" w:themeColor="text1"/>
        </w:rPr>
        <w:t>multiculturalism</w:t>
      </w:r>
      <w:r w:rsidR="009F3AA1">
        <w:rPr>
          <w:color w:val="000000" w:themeColor="text1"/>
        </w:rPr>
        <w:t xml:space="preserve"> </w:t>
      </w:r>
      <w:r w:rsidR="0048295C">
        <w:rPr>
          <w:color w:val="000000" w:themeColor="text1"/>
        </w:rPr>
        <w:t>and democra</w:t>
      </w:r>
      <w:r w:rsidR="00E87945">
        <w:rPr>
          <w:color w:val="000000" w:themeColor="text1"/>
        </w:rPr>
        <w:t xml:space="preserve">cy </w:t>
      </w:r>
      <w:r w:rsidR="009D0DEA">
        <w:rPr>
          <w:color w:val="000000" w:themeColor="text1"/>
        </w:rPr>
        <w:t>stem</w:t>
      </w:r>
      <w:r w:rsidR="00253703">
        <w:rPr>
          <w:color w:val="000000" w:themeColor="text1"/>
        </w:rPr>
        <w:t>s</w:t>
      </w:r>
      <w:r w:rsidR="009D0DEA">
        <w:rPr>
          <w:color w:val="000000" w:themeColor="text1"/>
        </w:rPr>
        <w:t xml:space="preserve"> fr</w:t>
      </w:r>
      <w:r w:rsidR="009F3AA1">
        <w:rPr>
          <w:color w:val="000000" w:themeColor="text1"/>
        </w:rPr>
        <w:t xml:space="preserve">om increased </w:t>
      </w:r>
      <w:r w:rsidR="0048295C">
        <w:rPr>
          <w:color w:val="000000" w:themeColor="text1"/>
        </w:rPr>
        <w:t xml:space="preserve">transnational </w:t>
      </w:r>
      <w:r w:rsidR="00253703">
        <w:rPr>
          <w:color w:val="000000" w:themeColor="text1"/>
        </w:rPr>
        <w:t>coordination</w:t>
      </w:r>
      <w:r w:rsidR="009F3AA1">
        <w:rPr>
          <w:color w:val="000000" w:themeColor="text1"/>
        </w:rPr>
        <w:t xml:space="preserve"> of illiberal actors</w:t>
      </w:r>
      <w:r w:rsidR="0048295C">
        <w:rPr>
          <w:color w:val="000000" w:themeColor="text1"/>
        </w:rPr>
        <w:t xml:space="preserve"> (Godwin and </w:t>
      </w:r>
      <w:proofErr w:type="spellStart"/>
      <w:r w:rsidR="0048295C">
        <w:rPr>
          <w:color w:val="000000" w:themeColor="text1"/>
        </w:rPr>
        <w:t>Trischler</w:t>
      </w:r>
      <w:proofErr w:type="spellEnd"/>
      <w:r w:rsidR="0048295C">
        <w:rPr>
          <w:color w:val="000000" w:themeColor="text1"/>
        </w:rPr>
        <w:t xml:space="preserve"> 2021; </w:t>
      </w:r>
      <w:proofErr w:type="spellStart"/>
      <w:r w:rsidR="0048295C">
        <w:rPr>
          <w:color w:val="000000" w:themeColor="text1"/>
        </w:rPr>
        <w:t>Tsourapas</w:t>
      </w:r>
      <w:proofErr w:type="spellEnd"/>
      <w:r w:rsidR="0048295C">
        <w:rPr>
          <w:color w:val="000000" w:themeColor="text1"/>
        </w:rPr>
        <w:t xml:space="preserve"> 2021</w:t>
      </w:r>
      <w:r w:rsidR="005C1CD8">
        <w:rPr>
          <w:color w:val="000000" w:themeColor="text1"/>
        </w:rPr>
        <w:t xml:space="preserve">; Velasco </w:t>
      </w:r>
      <w:r w:rsidR="005C1CD8">
        <w:rPr>
          <w:i/>
          <w:iCs/>
          <w:color w:val="000000" w:themeColor="text1"/>
        </w:rPr>
        <w:t>forthcoming</w:t>
      </w:r>
      <w:r w:rsidR="0048295C">
        <w:rPr>
          <w:color w:val="000000" w:themeColor="text1"/>
        </w:rPr>
        <w:t xml:space="preserve">). </w:t>
      </w:r>
      <w:r w:rsidR="00981274">
        <w:rPr>
          <w:color w:val="000000" w:themeColor="text1"/>
        </w:rPr>
        <w:t>Plus,</w:t>
      </w:r>
      <w:r w:rsidR="00CD476B">
        <w:rPr>
          <w:color w:val="000000" w:themeColor="text1"/>
        </w:rPr>
        <w:t xml:space="preserve"> d</w:t>
      </w:r>
      <w:r w:rsidR="0071396B">
        <w:rPr>
          <w:color w:val="000000" w:themeColor="text1"/>
        </w:rPr>
        <w:t>ebates</w:t>
      </w:r>
      <w:r w:rsidR="003A65E8">
        <w:rPr>
          <w:color w:val="000000" w:themeColor="text1"/>
        </w:rPr>
        <w:t xml:space="preserve"> over LGBTQ+ rights </w:t>
      </w:r>
      <w:r w:rsidR="00981274">
        <w:rPr>
          <w:color w:val="000000" w:themeColor="text1"/>
        </w:rPr>
        <w:t xml:space="preserve">and </w:t>
      </w:r>
      <w:r w:rsidR="002049A0">
        <w:rPr>
          <w:color w:val="000000" w:themeColor="text1"/>
        </w:rPr>
        <w:t xml:space="preserve">the broader category of </w:t>
      </w:r>
      <w:r w:rsidR="00981274">
        <w:rPr>
          <w:color w:val="000000" w:themeColor="text1"/>
        </w:rPr>
        <w:t>gender justice</w:t>
      </w:r>
      <w:r w:rsidR="002049A0">
        <w:rPr>
          <w:color w:val="000000" w:themeColor="text1"/>
        </w:rPr>
        <w:t xml:space="preserve"> </w:t>
      </w:r>
      <w:r w:rsidR="00156B1F">
        <w:rPr>
          <w:color w:val="000000" w:themeColor="text1"/>
        </w:rPr>
        <w:t>symbolically demarcate</w:t>
      </w:r>
      <w:r w:rsidR="0071396B">
        <w:rPr>
          <w:color w:val="000000" w:themeColor="text1"/>
        </w:rPr>
        <w:t xml:space="preserve"> </w:t>
      </w:r>
      <w:r w:rsidR="003A65E8">
        <w:rPr>
          <w:color w:val="000000" w:themeColor="text1"/>
        </w:rPr>
        <w:t>the forefront of these endeavors</w:t>
      </w:r>
      <w:r w:rsidR="005D7210">
        <w:rPr>
          <w:color w:val="000000" w:themeColor="text1"/>
        </w:rPr>
        <w:t xml:space="preserve"> </w:t>
      </w:r>
      <w:r w:rsidR="00E87945">
        <w:rPr>
          <w:color w:val="000000" w:themeColor="text1"/>
        </w:rPr>
        <w:t>(</w:t>
      </w:r>
      <w:r w:rsidR="00147C40">
        <w:rPr>
          <w:color w:val="000000" w:themeColor="text1"/>
        </w:rPr>
        <w:t xml:space="preserve">Goetz 2021; </w:t>
      </w:r>
      <w:proofErr w:type="spellStart"/>
      <w:r w:rsidR="00FD08BD">
        <w:rPr>
          <w:color w:val="000000" w:themeColor="text1"/>
        </w:rPr>
        <w:t>Grzebalska</w:t>
      </w:r>
      <w:proofErr w:type="spellEnd"/>
      <w:r w:rsidR="00FD08BD">
        <w:rPr>
          <w:color w:val="000000" w:themeColor="text1"/>
        </w:rPr>
        <w:t xml:space="preserve">, </w:t>
      </w:r>
      <w:proofErr w:type="spellStart"/>
      <w:r w:rsidR="00FD08BD">
        <w:rPr>
          <w:color w:val="000000" w:themeColor="text1"/>
        </w:rPr>
        <w:t>Kovats</w:t>
      </w:r>
      <w:proofErr w:type="spellEnd"/>
      <w:r w:rsidR="00FD08BD">
        <w:rPr>
          <w:color w:val="000000" w:themeColor="text1"/>
        </w:rPr>
        <w:t xml:space="preserve">, </w:t>
      </w:r>
      <w:proofErr w:type="spellStart"/>
      <w:r w:rsidR="00FD08BD">
        <w:rPr>
          <w:color w:val="000000" w:themeColor="text1"/>
        </w:rPr>
        <w:t>Peto</w:t>
      </w:r>
      <w:proofErr w:type="spellEnd"/>
      <w:r w:rsidR="00FD08BD">
        <w:rPr>
          <w:color w:val="000000" w:themeColor="text1"/>
        </w:rPr>
        <w:t xml:space="preserve"> 2017; </w:t>
      </w:r>
      <w:r w:rsidR="00147C40">
        <w:rPr>
          <w:color w:val="000000" w:themeColor="text1"/>
        </w:rPr>
        <w:t>Velasco 2022</w:t>
      </w:r>
      <w:r w:rsidR="00E87945">
        <w:rPr>
          <w:color w:val="000000" w:themeColor="text1"/>
        </w:rPr>
        <w:t>)</w:t>
      </w:r>
      <w:r w:rsidR="005D7210">
        <w:rPr>
          <w:color w:val="000000" w:themeColor="text1"/>
        </w:rPr>
        <w:t xml:space="preserve">; </w:t>
      </w:r>
      <w:r w:rsidR="00E57549">
        <w:rPr>
          <w:color w:val="000000" w:themeColor="text1"/>
        </w:rPr>
        <w:t>thus,</w:t>
      </w:r>
      <w:r w:rsidR="005D7210">
        <w:rPr>
          <w:color w:val="000000" w:themeColor="text1"/>
        </w:rPr>
        <w:t xml:space="preserve"> studying this case</w:t>
      </w:r>
      <w:r w:rsidR="00491E5F">
        <w:rPr>
          <w:color w:val="000000" w:themeColor="text1"/>
        </w:rPr>
        <w:t xml:space="preserve"> can illuminate</w:t>
      </w:r>
      <w:r w:rsidR="005612D1">
        <w:rPr>
          <w:color w:val="000000" w:themeColor="text1"/>
        </w:rPr>
        <w:t xml:space="preserve"> </w:t>
      </w:r>
      <w:r w:rsidR="00F11DA9">
        <w:rPr>
          <w:color w:val="000000" w:themeColor="text1"/>
        </w:rPr>
        <w:t xml:space="preserve">the financing of </w:t>
      </w:r>
      <w:r w:rsidR="005D7210">
        <w:rPr>
          <w:color w:val="000000" w:themeColor="text1"/>
        </w:rPr>
        <w:t xml:space="preserve">(il)liberal contentions </w:t>
      </w:r>
      <w:r w:rsidR="002049A0">
        <w:rPr>
          <w:color w:val="000000" w:themeColor="text1"/>
        </w:rPr>
        <w:t>transforming the international arena</w:t>
      </w:r>
      <w:r w:rsidR="00F11DA9">
        <w:rPr>
          <w:color w:val="000000" w:themeColor="text1"/>
        </w:rPr>
        <w:t xml:space="preserve">. </w:t>
      </w:r>
      <w:r w:rsidR="0071396B">
        <w:rPr>
          <w:color w:val="000000" w:themeColor="text1"/>
        </w:rPr>
        <w:t xml:space="preserve">Second, </w:t>
      </w:r>
      <w:r w:rsidR="005612D1">
        <w:rPr>
          <w:color w:val="000000" w:themeColor="text1"/>
        </w:rPr>
        <w:t xml:space="preserve">many argue that U.S. actors are the primary sources of funding within transnational anti-LGBTQ+ networks and that this </w:t>
      </w:r>
      <w:r w:rsidR="00315F14">
        <w:rPr>
          <w:color w:val="000000" w:themeColor="text1"/>
        </w:rPr>
        <w:t xml:space="preserve">represents an intentional shift toward the international arena </w:t>
      </w:r>
      <w:r w:rsidR="005612D1">
        <w:rPr>
          <w:color w:val="000000" w:themeColor="text1"/>
        </w:rPr>
        <w:t xml:space="preserve">due to changes within political opportunities within the U.S. </w:t>
      </w:r>
      <w:r w:rsidR="00C27BE0">
        <w:t>(</w:t>
      </w:r>
      <w:r w:rsidR="00163E11">
        <w:t>Goetz 2021; Sanders 2018; Staples 2019</w:t>
      </w:r>
      <w:r w:rsidR="00C27BE0">
        <w:t>)</w:t>
      </w:r>
      <w:r w:rsidR="00C92A96">
        <w:t xml:space="preserve">. Namely, </w:t>
      </w:r>
      <w:r w:rsidR="003F1EEB">
        <w:t xml:space="preserve">as </w:t>
      </w:r>
      <w:r w:rsidR="003F1EEB">
        <w:lastRenderedPageBreak/>
        <w:t xml:space="preserve">LGBTQ+ rights were </w:t>
      </w:r>
      <w:del w:id="81" w:author="Sebastián Rojas Cabal" w:date="2022-08-02T09:16:00Z">
        <w:r w:rsidR="002049A0" w:rsidDel="00F60EE8">
          <w:delText>achieved</w:delText>
        </w:r>
      </w:del>
      <w:ins w:id="82" w:author="Sebastián Rojas Cabal" w:date="2022-08-02T09:16:00Z">
        <w:r w:rsidR="00F60EE8">
          <w:t>advanced</w:t>
        </w:r>
      </w:ins>
      <w:r w:rsidR="002049A0">
        <w:t>,</w:t>
      </w:r>
      <w:r w:rsidR="003F1EEB">
        <w:t xml:space="preserve"> especially marriage equality, opponents sought opportunities elsewhere.</w:t>
      </w:r>
      <w:r w:rsidR="00AD7A78">
        <w:t xml:space="preserve"> </w:t>
      </w:r>
      <w:r w:rsidR="00E47155">
        <w:t xml:space="preserve">Ugandan </w:t>
      </w:r>
      <w:r w:rsidR="002517A0">
        <w:t>LGBTQ+</w:t>
      </w:r>
      <w:r w:rsidR="00E47155">
        <w:t xml:space="preserve"> activist Frank Mugisha</w:t>
      </w:r>
      <w:r w:rsidR="00B8617E">
        <w:t xml:space="preserve"> </w:t>
      </w:r>
      <w:r w:rsidR="00717E88">
        <w:t xml:space="preserve">succinctly explains the </w:t>
      </w:r>
      <w:r w:rsidR="0034673E">
        <w:t>perspective</w:t>
      </w:r>
      <w:r w:rsidR="00E47155">
        <w:t>: “</w:t>
      </w:r>
      <w:r w:rsidR="008314D5">
        <w:t>[T]</w:t>
      </w:r>
      <w:r w:rsidR="00E47155">
        <w:t>hey have lost support in their home country. Now they are looking for countries where they can dump their ideologies.” Although a common argument</w:t>
      </w:r>
      <w:r w:rsidR="005612D1">
        <w:t>,</w:t>
      </w:r>
      <w:r w:rsidR="00E47155">
        <w:t xml:space="preserve"> </w:t>
      </w:r>
      <w:r w:rsidR="004B1CF7">
        <w:t xml:space="preserve">evidentiary </w:t>
      </w:r>
      <w:r w:rsidR="009500FE">
        <w:t>support</w:t>
      </w:r>
      <w:r w:rsidR="004B1CF7">
        <w:t xml:space="preserve"> for</w:t>
      </w:r>
      <w:r w:rsidR="009500FE">
        <w:t xml:space="preserve"> this causal pathway is thin. Studies either rely on subjective interpretations, like the one given by Mr. Mugisha, or descriptive </w:t>
      </w:r>
      <w:r w:rsidR="004B1CF7">
        <w:t xml:space="preserve">reports </w:t>
      </w:r>
      <w:r w:rsidR="009500FE">
        <w:t xml:space="preserve">of </w:t>
      </w:r>
      <w:r w:rsidR="004B1CF7">
        <w:t xml:space="preserve">just a </w:t>
      </w:r>
      <w:r w:rsidR="008314D5">
        <w:t>few</w:t>
      </w:r>
      <w:r w:rsidR="00F6766F">
        <w:t xml:space="preserve"> </w:t>
      </w:r>
      <w:r w:rsidR="009500FE">
        <w:t>organizations (</w:t>
      </w:r>
      <w:proofErr w:type="spellStart"/>
      <w:r w:rsidR="007A3E27">
        <w:t>openDemocracy</w:t>
      </w:r>
      <w:proofErr w:type="spellEnd"/>
      <w:r w:rsidR="007A3E27">
        <w:t xml:space="preserve"> 2020; European Parliamentary Forum 2022</w:t>
      </w:r>
      <w:r w:rsidR="009500FE">
        <w:t xml:space="preserve">). Therefore, this study </w:t>
      </w:r>
      <w:r w:rsidR="007C437C">
        <w:t xml:space="preserve">offers </w:t>
      </w:r>
      <w:r w:rsidR="009500FE">
        <w:t xml:space="preserve">an important contribution by </w:t>
      </w:r>
      <w:r w:rsidR="004954B1">
        <w:t>asking: do</w:t>
      </w:r>
      <w:r w:rsidR="009500FE">
        <w:t xml:space="preserve"> advancements in </w:t>
      </w:r>
      <w:r w:rsidR="002517A0">
        <w:t>LGBTQ+</w:t>
      </w:r>
      <w:r w:rsidR="004954B1">
        <w:t xml:space="preserve"> rights in </w:t>
      </w:r>
      <w:r w:rsidR="009500FE">
        <w:t>the U.S. directly cause U.S.-based anti-</w:t>
      </w:r>
      <w:r w:rsidR="002517A0">
        <w:t>LGBTQ+</w:t>
      </w:r>
      <w:r w:rsidR="009500FE">
        <w:t xml:space="preserve"> organizations to redirect financial resources internationally</w:t>
      </w:r>
      <w:r w:rsidR="004954B1">
        <w:t>?</w:t>
      </w:r>
    </w:p>
    <w:p w14:paraId="63535C1A" w14:textId="25B00F9B" w:rsidR="004954B1" w:rsidRDefault="004954B1" w:rsidP="003F3FD4">
      <w:pPr>
        <w:spacing w:line="360" w:lineRule="auto"/>
        <w:ind w:firstLine="720"/>
      </w:pPr>
      <w:r>
        <w:t xml:space="preserve">We address our research question by pairing computational research designs with a novel, underutilized source of data: </w:t>
      </w:r>
      <w:r w:rsidR="00287209">
        <w:t xml:space="preserve">U.S. </w:t>
      </w:r>
      <w:r>
        <w:t xml:space="preserve">nonprofit tax returns. In 2008, the Internal Revenue Service started requiring U.S. nonprofits with gross receipts of over $200,000 to disclose </w:t>
      </w:r>
      <w:r w:rsidR="00A74E8D">
        <w:t xml:space="preserve">the amount, destination, and purpose of </w:t>
      </w:r>
      <w:r>
        <w:t xml:space="preserve">foreign expenditures on their annual tax forms. </w:t>
      </w:r>
      <w:r w:rsidR="00C014EA">
        <w:t>I</w:t>
      </w:r>
      <w:r w:rsidR="00533DD4">
        <w:t xml:space="preserve">t </w:t>
      </w:r>
      <w:r w:rsidR="00C014EA">
        <w:t>took until</w:t>
      </w:r>
      <w:r w:rsidR="00533DD4">
        <w:t xml:space="preserve"> 2016</w:t>
      </w:r>
      <w:r w:rsidR="00C014EA">
        <w:t>, though, for</w:t>
      </w:r>
      <w:r w:rsidR="00533DD4">
        <w:t xml:space="preserve"> the IRS </w:t>
      </w:r>
      <w:r w:rsidR="00531494">
        <w:t xml:space="preserve">to </w:t>
      </w:r>
      <w:r w:rsidR="00533DD4">
        <w:t>ma</w:t>
      </w:r>
      <w:r w:rsidR="00C014EA">
        <w:t>ke</w:t>
      </w:r>
      <w:r w:rsidR="00533DD4">
        <w:t xml:space="preserve"> these data electronically available</w:t>
      </w:r>
      <w:r w:rsidR="00C014EA">
        <w:t xml:space="preserve"> at scale</w:t>
      </w:r>
      <w:r w:rsidR="00533DD4">
        <w:t xml:space="preserve">. </w:t>
      </w:r>
      <w:r w:rsidR="00564F99">
        <w:t>T</w:t>
      </w:r>
      <w:r w:rsidR="00533DD4">
        <w:t xml:space="preserve">hese data </w:t>
      </w:r>
      <w:r w:rsidR="00564F99">
        <w:t xml:space="preserve">now </w:t>
      </w:r>
      <w:r w:rsidR="00533DD4">
        <w:t xml:space="preserve">fully cover </w:t>
      </w:r>
      <w:r w:rsidR="007D6FB7">
        <w:t xml:space="preserve">tax years </w:t>
      </w:r>
      <w:r w:rsidR="00126802">
        <w:t>2013</w:t>
      </w:r>
      <w:r w:rsidR="00BE0892">
        <w:t>-</w:t>
      </w:r>
      <w:r w:rsidR="00126802">
        <w:t>2019</w:t>
      </w:r>
      <w:r w:rsidR="007D6FB7">
        <w:t xml:space="preserve"> for hundreds of thousands of nonprofits</w:t>
      </w:r>
      <w:r w:rsidR="00126802">
        <w:t xml:space="preserve">. </w:t>
      </w:r>
      <w:r w:rsidR="00365E77">
        <w:t>Consequently,</w:t>
      </w:r>
      <w:r w:rsidR="0023020C">
        <w:t xml:space="preserve"> </w:t>
      </w:r>
      <w:r w:rsidR="0085300E">
        <w:t xml:space="preserve">these administrative data can </w:t>
      </w:r>
      <w:r w:rsidR="00055C1D">
        <w:t xml:space="preserve">unlock new empirical insights into </w:t>
      </w:r>
      <w:r w:rsidR="0085300E">
        <w:t>our core research question</w:t>
      </w:r>
      <w:r w:rsidR="00564F99">
        <w:t xml:space="preserve"> and additional questions regarding foreign spending by this sector</w:t>
      </w:r>
      <w:r w:rsidR="00126802" w:rsidRPr="00420290">
        <w:t xml:space="preserve">. </w:t>
      </w:r>
      <w:r w:rsidR="0023020C">
        <w:t xml:space="preserve">After developing </w:t>
      </w:r>
      <w:r w:rsidR="00A7501D">
        <w:t xml:space="preserve">relevant </w:t>
      </w:r>
      <w:r w:rsidR="0023020C">
        <w:t>computational tools to collect these data,</w:t>
      </w:r>
      <w:r w:rsidR="00126802" w:rsidRPr="00420290">
        <w:t xml:space="preserve"> </w:t>
      </w:r>
      <w:r w:rsidR="0058199C" w:rsidRPr="00420290">
        <w:t>w</w:t>
      </w:r>
      <w:r w:rsidRPr="00420290">
        <w:t xml:space="preserve">e </w:t>
      </w:r>
      <w:r w:rsidR="0023020C">
        <w:t xml:space="preserve">then </w:t>
      </w:r>
      <w:r w:rsidRPr="00420290">
        <w:t>implement the following three-part investigation. First, we determine our relevant sample of “anti-</w:t>
      </w:r>
      <w:r w:rsidR="002517A0" w:rsidRPr="00420290">
        <w:t>LGBTQ+</w:t>
      </w:r>
      <w:r w:rsidRPr="00420290">
        <w:t>” nonprofits based on network affiliations. Second, we provide a descriptive understanding of how foreign expenditures have changed from 20</w:t>
      </w:r>
      <w:r w:rsidR="00914CCB">
        <w:t>13</w:t>
      </w:r>
      <w:r w:rsidRPr="00420290">
        <w:t xml:space="preserve"> through 20</w:t>
      </w:r>
      <w:r w:rsidR="00914CCB">
        <w:t>19</w:t>
      </w:r>
      <w:r w:rsidRPr="00420290">
        <w:t xml:space="preserve">. Third, we test whether changes in foreign expenditures can be </w:t>
      </w:r>
      <w:r w:rsidR="00533888" w:rsidRPr="00420290">
        <w:t xml:space="preserve">directly </w:t>
      </w:r>
      <w:r w:rsidRPr="00420290">
        <w:t>attributable to state and federal legalizations of same-sex marriage – a policy with significant symbolic resonance that shaped perceptions of anti-</w:t>
      </w:r>
      <w:r w:rsidR="002517A0" w:rsidRPr="00420290">
        <w:t>LGBTQ+</w:t>
      </w:r>
      <w:r w:rsidRPr="00420290">
        <w:t xml:space="preserve"> efforts being “lost” in the U.S. </w:t>
      </w:r>
      <w:r w:rsidR="00533888" w:rsidRPr="00420290">
        <w:t>during this period.</w:t>
      </w:r>
    </w:p>
    <w:p w14:paraId="55E39E70" w14:textId="01CA13A0" w:rsidR="008043B1" w:rsidRDefault="008043B1" w:rsidP="003F3FD4">
      <w:pPr>
        <w:spacing w:line="360" w:lineRule="auto"/>
        <w:rPr>
          <w:color w:val="000000" w:themeColor="text1"/>
        </w:rPr>
      </w:pPr>
      <w:r>
        <w:rPr>
          <w:color w:val="000000" w:themeColor="text1"/>
        </w:rPr>
        <w:tab/>
      </w:r>
      <w:r w:rsidR="008D467C">
        <w:rPr>
          <w:color w:val="000000" w:themeColor="text1"/>
        </w:rPr>
        <w:t xml:space="preserve">The results from our study carry important implications for understanding both </w:t>
      </w:r>
      <w:r w:rsidR="00B21E71">
        <w:rPr>
          <w:color w:val="000000" w:themeColor="text1"/>
        </w:rPr>
        <w:t xml:space="preserve">the </w:t>
      </w:r>
      <w:r w:rsidR="008D467C">
        <w:rPr>
          <w:color w:val="000000" w:themeColor="text1"/>
        </w:rPr>
        <w:t xml:space="preserve">direct </w:t>
      </w:r>
      <w:r w:rsidR="00B21E71">
        <w:rPr>
          <w:color w:val="000000" w:themeColor="text1"/>
        </w:rPr>
        <w:t>governance of</w:t>
      </w:r>
      <w:r w:rsidR="008D467C">
        <w:rPr>
          <w:color w:val="000000" w:themeColor="text1"/>
        </w:rPr>
        <w:t xml:space="preserve"> </w:t>
      </w:r>
      <w:r w:rsidR="002517A0">
        <w:rPr>
          <w:color w:val="000000" w:themeColor="text1"/>
        </w:rPr>
        <w:t>LGBTQ+</w:t>
      </w:r>
      <w:r w:rsidR="008D467C">
        <w:rPr>
          <w:color w:val="000000" w:themeColor="text1"/>
        </w:rPr>
        <w:t xml:space="preserve"> lives </w:t>
      </w:r>
      <w:r w:rsidR="00B21E71">
        <w:rPr>
          <w:color w:val="000000" w:themeColor="text1"/>
        </w:rPr>
        <w:t>and</w:t>
      </w:r>
      <w:r w:rsidR="008D467C">
        <w:rPr>
          <w:color w:val="000000" w:themeColor="text1"/>
        </w:rPr>
        <w:t xml:space="preserve"> the financing of the post-liberal shift within the international arena</w:t>
      </w:r>
      <w:r w:rsidR="008D467C" w:rsidRPr="00264F42">
        <w:rPr>
          <w:color w:val="000000" w:themeColor="text1"/>
        </w:rPr>
        <w:t xml:space="preserve">. </w:t>
      </w:r>
      <w:r w:rsidR="001C1C66" w:rsidRPr="00264F42">
        <w:rPr>
          <w:color w:val="000000" w:themeColor="text1"/>
        </w:rPr>
        <w:t xml:space="preserve">First, </w:t>
      </w:r>
      <w:r w:rsidR="00B21E71" w:rsidRPr="00264F42">
        <w:rPr>
          <w:color w:val="000000" w:themeColor="text1"/>
        </w:rPr>
        <w:t xml:space="preserve">we find that </w:t>
      </w:r>
      <w:r w:rsidR="00782311" w:rsidRPr="00264F42">
        <w:rPr>
          <w:color w:val="000000" w:themeColor="text1"/>
        </w:rPr>
        <w:t xml:space="preserve">in 2013 alone, </w:t>
      </w:r>
      <w:r w:rsidR="00B21E71" w:rsidRPr="00264F42">
        <w:rPr>
          <w:color w:val="000000" w:themeColor="text1"/>
        </w:rPr>
        <w:t>anti-</w:t>
      </w:r>
      <w:r w:rsidR="002517A0" w:rsidRPr="00264F42">
        <w:rPr>
          <w:color w:val="000000" w:themeColor="text1"/>
        </w:rPr>
        <w:t>LGBTQ+</w:t>
      </w:r>
      <w:r w:rsidR="00B21E71" w:rsidRPr="00264F42">
        <w:rPr>
          <w:color w:val="000000" w:themeColor="text1"/>
        </w:rPr>
        <w:t xml:space="preserve"> organization</w:t>
      </w:r>
      <w:r w:rsidR="00782311" w:rsidRPr="00264F42">
        <w:rPr>
          <w:color w:val="000000" w:themeColor="text1"/>
        </w:rPr>
        <w:t>s</w:t>
      </w:r>
      <w:r w:rsidR="00B21E71" w:rsidRPr="00264F42">
        <w:rPr>
          <w:color w:val="000000" w:themeColor="text1"/>
        </w:rPr>
        <w:t xml:space="preserve"> spent </w:t>
      </w:r>
      <w:r w:rsidR="00782311" w:rsidRPr="00264F42">
        <w:rPr>
          <w:color w:val="000000" w:themeColor="text1"/>
        </w:rPr>
        <w:t>over $57 million</w:t>
      </w:r>
      <w:r w:rsidR="00B21E71" w:rsidRPr="00264F42">
        <w:rPr>
          <w:color w:val="000000" w:themeColor="text1"/>
        </w:rPr>
        <w:t xml:space="preserve"> internationally</w:t>
      </w:r>
      <w:r w:rsidR="00782311" w:rsidRPr="00264F42">
        <w:rPr>
          <w:color w:val="000000" w:themeColor="text1"/>
        </w:rPr>
        <w:t>.</w:t>
      </w:r>
      <w:r w:rsidR="00B21E71" w:rsidRPr="00264F42">
        <w:rPr>
          <w:color w:val="000000" w:themeColor="text1"/>
        </w:rPr>
        <w:t xml:space="preserve"> </w:t>
      </w:r>
      <w:r w:rsidR="00782311" w:rsidRPr="00264F42">
        <w:rPr>
          <w:color w:val="000000" w:themeColor="text1"/>
        </w:rPr>
        <w:t xml:space="preserve">This significant sum of money overwhelms the $25 million directed to pro-LGBTQ+ causes by </w:t>
      </w:r>
      <w:r w:rsidR="008F3F79" w:rsidRPr="00264F42">
        <w:rPr>
          <w:color w:val="000000" w:themeColor="text1"/>
        </w:rPr>
        <w:t xml:space="preserve">both </w:t>
      </w:r>
      <w:r w:rsidR="00782311" w:rsidRPr="00264F42">
        <w:rPr>
          <w:color w:val="000000" w:themeColor="text1"/>
        </w:rPr>
        <w:t xml:space="preserve">U.S. </w:t>
      </w:r>
      <w:r w:rsidR="008F3F79" w:rsidRPr="00264F42">
        <w:rPr>
          <w:color w:val="000000" w:themeColor="text1"/>
        </w:rPr>
        <w:t>nonprofits and private corporations and individuals</w:t>
      </w:r>
      <w:r w:rsidR="00782311" w:rsidRPr="00264F42">
        <w:rPr>
          <w:color w:val="000000" w:themeColor="text1"/>
        </w:rPr>
        <w:t xml:space="preserve"> the same year (Kan 2014</w:t>
      </w:r>
      <w:r w:rsidR="00861B84" w:rsidRPr="00264F42">
        <w:rPr>
          <w:color w:val="000000" w:themeColor="text1"/>
        </w:rPr>
        <w:t>)</w:t>
      </w:r>
      <w:r w:rsidR="00B21E71" w:rsidRPr="00264F42">
        <w:rPr>
          <w:color w:val="000000" w:themeColor="text1"/>
        </w:rPr>
        <w:t>.</w:t>
      </w:r>
      <w:r w:rsidR="00B21E71">
        <w:rPr>
          <w:color w:val="000000" w:themeColor="text1"/>
        </w:rPr>
        <w:t xml:space="preserve"> Second, </w:t>
      </w:r>
      <w:r w:rsidR="009D6988">
        <w:rPr>
          <w:color w:val="000000" w:themeColor="text1"/>
        </w:rPr>
        <w:t xml:space="preserve">building atop prior qualitative work, </w:t>
      </w:r>
      <w:r w:rsidR="00035D3C">
        <w:rPr>
          <w:color w:val="000000" w:themeColor="text1"/>
        </w:rPr>
        <w:t xml:space="preserve">we provide </w:t>
      </w:r>
      <w:r w:rsidR="00922327">
        <w:rPr>
          <w:color w:val="000000" w:themeColor="text1"/>
        </w:rPr>
        <w:t>the first</w:t>
      </w:r>
      <w:r w:rsidR="00035D3C">
        <w:rPr>
          <w:color w:val="000000" w:themeColor="text1"/>
        </w:rPr>
        <w:t xml:space="preserve"> </w:t>
      </w:r>
      <w:r w:rsidR="00922327">
        <w:rPr>
          <w:color w:val="000000" w:themeColor="text1"/>
        </w:rPr>
        <w:t>large-</w:t>
      </w:r>
      <w:r w:rsidR="00922327">
        <w:rPr>
          <w:i/>
          <w:iCs/>
          <w:color w:val="000000" w:themeColor="text1"/>
        </w:rPr>
        <w:t xml:space="preserve">N, </w:t>
      </w:r>
      <w:r w:rsidR="00922327">
        <w:rPr>
          <w:color w:val="000000" w:themeColor="text1"/>
        </w:rPr>
        <w:t xml:space="preserve">quantitative analysis </w:t>
      </w:r>
      <w:r w:rsidR="00796ADA">
        <w:rPr>
          <w:color w:val="000000" w:themeColor="text1"/>
        </w:rPr>
        <w:t>to</w:t>
      </w:r>
      <w:r w:rsidR="00035D3C">
        <w:rPr>
          <w:color w:val="000000" w:themeColor="text1"/>
        </w:rPr>
        <w:t xml:space="preserve"> empirical</w:t>
      </w:r>
      <w:r w:rsidR="00DA7402">
        <w:rPr>
          <w:color w:val="000000" w:themeColor="text1"/>
        </w:rPr>
        <w:t>ly</w:t>
      </w:r>
      <w:r w:rsidR="00035D3C">
        <w:rPr>
          <w:color w:val="000000" w:themeColor="text1"/>
        </w:rPr>
        <w:t xml:space="preserve"> </w:t>
      </w:r>
      <w:r w:rsidR="00796ADA">
        <w:rPr>
          <w:color w:val="000000" w:themeColor="text1"/>
        </w:rPr>
        <w:t>demonstrate</w:t>
      </w:r>
      <w:r w:rsidR="00035D3C">
        <w:rPr>
          <w:color w:val="000000" w:themeColor="text1"/>
        </w:rPr>
        <w:t xml:space="preserve"> </w:t>
      </w:r>
      <w:r w:rsidR="00922327">
        <w:rPr>
          <w:color w:val="000000" w:themeColor="text1"/>
        </w:rPr>
        <w:t xml:space="preserve">that the advancement of marriage equality across U.S. states led </w:t>
      </w:r>
      <w:commentRangeStart w:id="83"/>
      <w:r w:rsidR="00922327">
        <w:rPr>
          <w:color w:val="000000" w:themeColor="text1"/>
        </w:rPr>
        <w:t>U.S. anti-</w:t>
      </w:r>
      <w:r w:rsidR="002517A0">
        <w:rPr>
          <w:color w:val="000000" w:themeColor="text1"/>
        </w:rPr>
        <w:t>LGBTQ+</w:t>
      </w:r>
      <w:r w:rsidR="00922327">
        <w:rPr>
          <w:color w:val="000000" w:themeColor="text1"/>
        </w:rPr>
        <w:t xml:space="preserve"> nonprofits </w:t>
      </w:r>
      <w:r w:rsidR="00DA7402">
        <w:rPr>
          <w:color w:val="000000" w:themeColor="text1"/>
        </w:rPr>
        <w:t xml:space="preserve">to </w:t>
      </w:r>
      <w:r w:rsidR="0079126D">
        <w:rPr>
          <w:color w:val="000000" w:themeColor="text1"/>
        </w:rPr>
        <w:t xml:space="preserve">direct roughly 8% more their budget toward international expenditures </w:t>
      </w:r>
      <w:commentRangeEnd w:id="83"/>
      <w:r w:rsidR="008023AB">
        <w:rPr>
          <w:rStyle w:val="CommentReference"/>
        </w:rPr>
        <w:commentReference w:id="83"/>
      </w:r>
      <w:r w:rsidR="0079126D">
        <w:rPr>
          <w:color w:val="000000" w:themeColor="text1"/>
        </w:rPr>
        <w:t>– resulting in</w:t>
      </w:r>
      <w:r w:rsidR="00827FA8">
        <w:rPr>
          <w:color w:val="000000" w:themeColor="text1"/>
        </w:rPr>
        <w:t xml:space="preserve"> an</w:t>
      </w:r>
      <w:r w:rsidR="005E4AE0">
        <w:rPr>
          <w:color w:val="000000" w:themeColor="text1"/>
        </w:rPr>
        <w:t xml:space="preserve"> additional</w:t>
      </w:r>
      <w:r w:rsidR="0079126D">
        <w:rPr>
          <w:color w:val="000000" w:themeColor="text1"/>
        </w:rPr>
        <w:t xml:space="preserve"> $8 million </w:t>
      </w:r>
      <w:r w:rsidR="00827FA8">
        <w:rPr>
          <w:color w:val="000000" w:themeColor="text1"/>
        </w:rPr>
        <w:t xml:space="preserve">spent </w:t>
      </w:r>
      <w:r w:rsidR="0079126D">
        <w:rPr>
          <w:color w:val="000000" w:themeColor="text1"/>
        </w:rPr>
        <w:t>each year following the policy change.</w:t>
      </w:r>
      <w:r w:rsidR="00F90DC9">
        <w:rPr>
          <w:color w:val="000000" w:themeColor="text1"/>
        </w:rPr>
        <w:t xml:space="preserve"> </w:t>
      </w:r>
      <w:r w:rsidR="00CF68D6">
        <w:rPr>
          <w:color w:val="000000" w:themeColor="text1"/>
        </w:rPr>
        <w:lastRenderedPageBreak/>
        <w:t>These findings underscore the importance of keeping a global referent to U.S. policy change – while marriage equality was a boon to many in the U.S., this re</w:t>
      </w:r>
      <w:r w:rsidR="00CF68D6" w:rsidRPr="00D84840">
        <w:rPr>
          <w:color w:val="000000" w:themeColor="text1"/>
        </w:rPr>
        <w:t xml:space="preserve">sulted in </w:t>
      </w:r>
      <w:r w:rsidR="00DA7402" w:rsidRPr="00D84840">
        <w:rPr>
          <w:color w:val="000000" w:themeColor="text1"/>
        </w:rPr>
        <w:t>funds going toward anti-</w:t>
      </w:r>
      <w:r w:rsidR="002517A0" w:rsidRPr="00D84840">
        <w:rPr>
          <w:color w:val="000000" w:themeColor="text1"/>
        </w:rPr>
        <w:t>LGBTQ+</w:t>
      </w:r>
      <w:r w:rsidR="00DA7402" w:rsidRPr="00D84840">
        <w:rPr>
          <w:color w:val="000000" w:themeColor="text1"/>
        </w:rPr>
        <w:t xml:space="preserve"> efforts </w:t>
      </w:r>
      <w:r w:rsidR="00411E34">
        <w:rPr>
          <w:color w:val="000000" w:themeColor="text1"/>
        </w:rPr>
        <w:t xml:space="preserve">that demonstrably rolled back policies </w:t>
      </w:r>
      <w:r w:rsidR="00DA7402" w:rsidRPr="00D84840">
        <w:rPr>
          <w:color w:val="000000" w:themeColor="text1"/>
        </w:rPr>
        <w:t xml:space="preserve">in all corners of the world </w:t>
      </w:r>
      <w:r w:rsidR="00CF68D6" w:rsidRPr="00D84840">
        <w:rPr>
          <w:color w:val="000000" w:themeColor="text1"/>
        </w:rPr>
        <w:t xml:space="preserve">(Velasco </w:t>
      </w:r>
      <w:r w:rsidR="00CF68D6" w:rsidRPr="00D84840">
        <w:rPr>
          <w:i/>
          <w:iCs/>
          <w:color w:val="000000" w:themeColor="text1"/>
        </w:rPr>
        <w:t>forthcoming</w:t>
      </w:r>
      <w:r w:rsidR="00CF68D6" w:rsidRPr="00D84840">
        <w:rPr>
          <w:color w:val="000000" w:themeColor="text1"/>
        </w:rPr>
        <w:t xml:space="preserve">). </w:t>
      </w:r>
      <w:r w:rsidR="00FF4DB1" w:rsidRPr="00D84840">
        <w:rPr>
          <w:color w:val="000000" w:themeColor="text1"/>
        </w:rPr>
        <w:t>Understandably, t</w:t>
      </w:r>
      <w:r w:rsidR="00CF68D6" w:rsidRPr="00D84840">
        <w:rPr>
          <w:color w:val="000000" w:themeColor="text1"/>
        </w:rPr>
        <w:t xml:space="preserve">hose in the U.S. may note that the years following marriage equality have not been settled: new threats </w:t>
      </w:r>
      <w:r w:rsidR="00FF4DB1" w:rsidRPr="00D84840">
        <w:rPr>
          <w:color w:val="000000" w:themeColor="text1"/>
        </w:rPr>
        <w:t xml:space="preserve">continuously </w:t>
      </w:r>
      <w:r w:rsidR="00CF68D6" w:rsidRPr="00D84840">
        <w:rPr>
          <w:color w:val="000000" w:themeColor="text1"/>
        </w:rPr>
        <w:t xml:space="preserve">emerge, especially for trans individuals </w:t>
      </w:r>
      <w:r w:rsidR="008020A7">
        <w:rPr>
          <w:color w:val="000000" w:themeColor="text1"/>
        </w:rPr>
        <w:t xml:space="preserve">but </w:t>
      </w:r>
      <w:r w:rsidR="00DA7402" w:rsidRPr="00D84840">
        <w:rPr>
          <w:color w:val="000000" w:themeColor="text1"/>
        </w:rPr>
        <w:t xml:space="preserve">even </w:t>
      </w:r>
      <w:r w:rsidR="008020A7">
        <w:rPr>
          <w:color w:val="000000" w:themeColor="text1"/>
        </w:rPr>
        <w:t xml:space="preserve">for </w:t>
      </w:r>
      <w:r w:rsidR="00CF68D6" w:rsidRPr="00D84840">
        <w:rPr>
          <w:color w:val="000000" w:themeColor="text1"/>
        </w:rPr>
        <w:t>marriage itself</w:t>
      </w:r>
      <w:r w:rsidR="00B75313">
        <w:rPr>
          <w:color w:val="000000" w:themeColor="text1"/>
        </w:rPr>
        <w:t>.</w:t>
      </w:r>
      <w:r w:rsidR="00CF68D6" w:rsidRPr="00D84840">
        <w:rPr>
          <w:color w:val="000000" w:themeColor="text1"/>
        </w:rPr>
        <w:t xml:space="preserve"> </w:t>
      </w:r>
      <w:r w:rsidR="00002CAE">
        <w:rPr>
          <w:color w:val="000000" w:themeColor="text1"/>
        </w:rPr>
        <w:t>T</w:t>
      </w:r>
      <w:r w:rsidR="00CF68D6" w:rsidRPr="00D84840">
        <w:rPr>
          <w:color w:val="000000" w:themeColor="text1"/>
        </w:rPr>
        <w:t xml:space="preserve">he </w:t>
      </w:r>
      <w:r w:rsidR="00B94008" w:rsidRPr="00D84840">
        <w:rPr>
          <w:color w:val="000000" w:themeColor="text1"/>
        </w:rPr>
        <w:t>sizable</w:t>
      </w:r>
      <w:r w:rsidR="00CF68D6" w:rsidRPr="00D84840">
        <w:rPr>
          <w:color w:val="000000" w:themeColor="text1"/>
        </w:rPr>
        <w:t xml:space="preserve"> financial resources of </w:t>
      </w:r>
      <w:r w:rsidR="00FF4DB1" w:rsidRPr="00D84840">
        <w:rPr>
          <w:color w:val="000000" w:themeColor="text1"/>
        </w:rPr>
        <w:t>anti-</w:t>
      </w:r>
      <w:r w:rsidR="002517A0" w:rsidRPr="00D84840">
        <w:rPr>
          <w:color w:val="000000" w:themeColor="text1"/>
        </w:rPr>
        <w:t>LGBTQ+</w:t>
      </w:r>
      <w:r w:rsidR="00FF4DB1" w:rsidRPr="00D84840">
        <w:rPr>
          <w:color w:val="000000" w:themeColor="text1"/>
        </w:rPr>
        <w:t xml:space="preserve"> organizations</w:t>
      </w:r>
      <w:r w:rsidR="00002CAE">
        <w:rPr>
          <w:color w:val="000000" w:themeColor="text1"/>
        </w:rPr>
        <w:t>, it seems,</w:t>
      </w:r>
      <w:r w:rsidR="000428B2">
        <w:rPr>
          <w:color w:val="000000" w:themeColor="text1"/>
        </w:rPr>
        <w:t xml:space="preserve"> </w:t>
      </w:r>
      <w:r w:rsidR="00E07114">
        <w:rPr>
          <w:color w:val="000000" w:themeColor="text1"/>
        </w:rPr>
        <w:t xml:space="preserve">provides them with the capacity to engage </w:t>
      </w:r>
      <w:r w:rsidR="0041036F">
        <w:rPr>
          <w:color w:val="000000" w:themeColor="text1"/>
        </w:rPr>
        <w:t>i</w:t>
      </w:r>
      <w:r w:rsidR="00A47CF5" w:rsidRPr="00D84840">
        <w:rPr>
          <w:color w:val="000000" w:themeColor="text1"/>
        </w:rPr>
        <w:t xml:space="preserve">n domestic and international advocacy </w:t>
      </w:r>
      <w:r w:rsidR="00AC0D9A" w:rsidRPr="00D84840">
        <w:rPr>
          <w:color w:val="000000" w:themeColor="text1"/>
        </w:rPr>
        <w:t>simultaneously</w:t>
      </w:r>
      <w:r w:rsidR="00FF4DB1" w:rsidRPr="00D84840">
        <w:rPr>
          <w:color w:val="000000" w:themeColor="text1"/>
        </w:rPr>
        <w:t>.</w:t>
      </w:r>
      <w:r w:rsidR="00AC0D9A" w:rsidRPr="00D84840">
        <w:rPr>
          <w:color w:val="000000" w:themeColor="text1"/>
        </w:rPr>
        <w:t xml:space="preserve"> </w:t>
      </w:r>
      <w:r w:rsidR="00FF4DB1" w:rsidRPr="00D84840">
        <w:rPr>
          <w:color w:val="000000" w:themeColor="text1"/>
        </w:rPr>
        <w:t xml:space="preserve"> </w:t>
      </w:r>
      <w:r w:rsidR="00CF68D6" w:rsidRPr="00D84840">
        <w:rPr>
          <w:color w:val="000000" w:themeColor="text1"/>
        </w:rPr>
        <w:t xml:space="preserve">Finally, </w:t>
      </w:r>
      <w:r w:rsidR="002C40F9" w:rsidRPr="00D84840">
        <w:rPr>
          <w:color w:val="000000" w:themeColor="text1"/>
        </w:rPr>
        <w:t>we discuss how the tenets of liberalism that enabled illiberal, anti-</w:t>
      </w:r>
      <w:r w:rsidR="002517A0" w:rsidRPr="00D84840">
        <w:rPr>
          <w:color w:val="000000" w:themeColor="text1"/>
        </w:rPr>
        <w:t>LGBTQ+</w:t>
      </w:r>
      <w:r w:rsidR="002C40F9" w:rsidRPr="00D84840">
        <w:rPr>
          <w:color w:val="000000" w:themeColor="text1"/>
        </w:rPr>
        <w:t xml:space="preserve"> organizations to </w:t>
      </w:r>
      <w:r w:rsidR="00AC0D9A" w:rsidRPr="00D84840">
        <w:rPr>
          <w:color w:val="000000" w:themeColor="text1"/>
        </w:rPr>
        <w:t xml:space="preserve">even </w:t>
      </w:r>
      <w:r w:rsidR="002C40F9" w:rsidRPr="00D84840">
        <w:rPr>
          <w:color w:val="000000" w:themeColor="text1"/>
        </w:rPr>
        <w:t>be in this financial position endogenously contribut</w:t>
      </w:r>
      <w:r w:rsidR="00440EC9" w:rsidRPr="00D84840">
        <w:rPr>
          <w:color w:val="000000" w:themeColor="text1"/>
        </w:rPr>
        <w:t>e</w:t>
      </w:r>
      <w:r w:rsidR="002C40F9" w:rsidRPr="00D84840">
        <w:rPr>
          <w:color w:val="000000" w:themeColor="text1"/>
        </w:rPr>
        <w:t xml:space="preserve"> to U.S. actors’</w:t>
      </w:r>
      <w:r w:rsidR="00440EC9" w:rsidRPr="00D84840">
        <w:rPr>
          <w:color w:val="000000" w:themeColor="text1"/>
        </w:rPr>
        <w:t xml:space="preserve"> </w:t>
      </w:r>
      <w:r w:rsidR="002C40F9" w:rsidRPr="00D84840">
        <w:rPr>
          <w:color w:val="000000" w:themeColor="text1"/>
        </w:rPr>
        <w:t>financing the current post-liberal shift.</w:t>
      </w:r>
      <w:r w:rsidR="002C40F9">
        <w:rPr>
          <w:color w:val="000000" w:themeColor="text1"/>
        </w:rPr>
        <w:t xml:space="preserve"> </w:t>
      </w:r>
    </w:p>
    <w:p w14:paraId="396167D4" w14:textId="77777777" w:rsidR="00810F41" w:rsidRDefault="00810F41" w:rsidP="00542E0B">
      <w:pPr>
        <w:spacing w:line="360" w:lineRule="auto"/>
        <w:rPr>
          <w:b/>
          <w:bCs/>
          <w:color w:val="000000" w:themeColor="text1"/>
        </w:rPr>
      </w:pPr>
    </w:p>
    <w:p w14:paraId="7491E756" w14:textId="456BF3E0" w:rsidR="0040107E" w:rsidRPr="009F5760" w:rsidRDefault="00F525E1" w:rsidP="009F5760">
      <w:pPr>
        <w:spacing w:line="360" w:lineRule="auto"/>
        <w:jc w:val="center"/>
        <w:rPr>
          <w:b/>
          <w:bCs/>
          <w:color w:val="000000" w:themeColor="text1"/>
        </w:rPr>
      </w:pPr>
      <w:r>
        <w:rPr>
          <w:b/>
          <w:bCs/>
          <w:color w:val="000000" w:themeColor="text1"/>
        </w:rPr>
        <w:t xml:space="preserve">Explaining </w:t>
      </w:r>
      <w:r w:rsidR="0052383D">
        <w:rPr>
          <w:b/>
          <w:bCs/>
          <w:color w:val="000000" w:themeColor="text1"/>
        </w:rPr>
        <w:t xml:space="preserve">The Financial Role of U.S. Organizations within Transnational Networks </w:t>
      </w:r>
    </w:p>
    <w:p w14:paraId="43584A68" w14:textId="6D81B4F4" w:rsidR="00CC48C5" w:rsidRDefault="009E7583" w:rsidP="003F3FD4">
      <w:pPr>
        <w:spacing w:line="360" w:lineRule="auto"/>
      </w:pPr>
      <w:r>
        <w:t xml:space="preserve">Transnational advocacy networks are a critical </w:t>
      </w:r>
      <w:r w:rsidR="00674F17">
        <w:t xml:space="preserve">force shaping </w:t>
      </w:r>
      <w:r>
        <w:t xml:space="preserve">politics around the world </w:t>
      </w:r>
      <w:sdt>
        <w:sdtPr>
          <w:rPr>
            <w:color w:val="000000"/>
          </w:rPr>
          <w:tag w:val="MENDELEY_CITATION_v3_eyJjaXRhdGlvbklEIjoiTUVOREVMRVlfQ0lUQVRJT05fNjBkMzU0OWItYzljMS00NzRkLTlkMmItYzY2ZWQ4OThhY2Yw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
          <w:id w:val="-1372147955"/>
          <w:placeholder>
            <w:docPart w:val="DefaultPlaceholder_-1854013440"/>
          </w:placeholder>
        </w:sdtPr>
        <w:sdtContent>
          <w:r w:rsidR="001959FD" w:rsidRPr="001959FD">
            <w:rPr>
              <w:color w:val="000000"/>
            </w:rPr>
            <w:t xml:space="preserve">(Keck and </w:t>
          </w:r>
          <w:proofErr w:type="spellStart"/>
          <w:r w:rsidR="001959FD" w:rsidRPr="001959FD">
            <w:rPr>
              <w:color w:val="000000"/>
            </w:rPr>
            <w:t>Sikkink</w:t>
          </w:r>
          <w:proofErr w:type="spellEnd"/>
          <w:r w:rsidR="001959FD" w:rsidRPr="001959FD">
            <w:rPr>
              <w:color w:val="000000"/>
            </w:rPr>
            <w:t xml:space="preserve"> 1998)</w:t>
          </w:r>
        </w:sdtContent>
      </w:sdt>
      <w:r>
        <w:t xml:space="preserve">. </w:t>
      </w:r>
      <w:r w:rsidR="00674F17">
        <w:t xml:space="preserve">Scholars spanning multiple disciplines highlight how these relational structures affect </w:t>
      </w:r>
      <w:r w:rsidR="00497834">
        <w:t>several</w:t>
      </w:r>
      <w:r w:rsidR="00674F17">
        <w:t xml:space="preserve"> outcomes: climate</w:t>
      </w:r>
      <w:r w:rsidR="00CC48C5">
        <w:t xml:space="preserve"> governance</w:t>
      </w:r>
      <w:r w:rsidR="00674F17">
        <w:t xml:space="preserve">, public health, digital privacy, refugee resettlement – to name a few. </w:t>
      </w:r>
      <w:r w:rsidR="00497834">
        <w:t>But c</w:t>
      </w:r>
      <w:r w:rsidR="00CC48C5">
        <w:t>onducting this work</w:t>
      </w:r>
      <w:r w:rsidR="00497834">
        <w:t xml:space="preserve"> </w:t>
      </w:r>
      <w:r w:rsidR="00CC48C5">
        <w:t xml:space="preserve">takes considerable </w:t>
      </w:r>
      <w:r w:rsidR="00497834">
        <w:t xml:space="preserve">financial </w:t>
      </w:r>
      <w:r w:rsidR="00CC48C5">
        <w:t>resources.</w:t>
      </w:r>
      <w:r w:rsidR="007A1D4D">
        <w:t xml:space="preserve"> </w:t>
      </w:r>
      <w:r w:rsidR="00045D18">
        <w:t>Because of this, a</w:t>
      </w:r>
      <w:r w:rsidR="00CC48C5">
        <w:t>ctors with</w:t>
      </w:r>
      <w:r w:rsidR="007A1D4D">
        <w:t xml:space="preserve"> </w:t>
      </w:r>
      <w:r w:rsidR="00497834">
        <w:t xml:space="preserve">requisite </w:t>
      </w:r>
      <w:r w:rsidR="00CC48C5">
        <w:t>resources</w:t>
      </w:r>
      <w:r w:rsidR="00925BBE">
        <w:t xml:space="preserve"> often</w:t>
      </w:r>
      <w:r w:rsidR="00C83082">
        <w:t xml:space="preserve"> </w:t>
      </w:r>
      <w:r w:rsidR="00CC48C5">
        <w:t xml:space="preserve">hold outsized influence. </w:t>
      </w:r>
      <w:r w:rsidR="008C0029">
        <w:t>In t</w:t>
      </w:r>
      <w:r w:rsidR="00CC48C5">
        <w:t>he words of one Russian feminist:</w:t>
      </w:r>
    </w:p>
    <w:p w14:paraId="6F82CDFA" w14:textId="77777777" w:rsidR="00CC48C5" w:rsidRDefault="00CC48C5" w:rsidP="003F3FD4">
      <w:pPr>
        <w:spacing w:line="360" w:lineRule="auto"/>
      </w:pPr>
    </w:p>
    <w:p w14:paraId="642A51FC" w14:textId="42E8B784" w:rsidR="00CC48C5" w:rsidRDefault="00CC48C5" w:rsidP="003F3FD4">
      <w:pPr>
        <w:spacing w:line="360" w:lineRule="auto"/>
        <w:ind w:left="720"/>
      </w:pPr>
      <w:r w:rsidRPr="00B70711">
        <w:rPr>
          <w:color w:val="000000" w:themeColor="text1"/>
        </w:rPr>
        <w:t>“</w:t>
      </w:r>
      <w:r w:rsidR="007B3157">
        <w:rPr>
          <w:color w:val="000000" w:themeColor="text1"/>
        </w:rPr>
        <w:t>O</w:t>
      </w:r>
      <w:r w:rsidRPr="00B70711">
        <w:rPr>
          <w:color w:val="000000" w:themeColor="text1"/>
        </w:rPr>
        <w:t xml:space="preserve">ur so-called independent, autonomous women’s movement </w:t>
      </w:r>
      <w:r w:rsidR="007B3157">
        <w:rPr>
          <w:color w:val="000000" w:themeColor="text1"/>
        </w:rPr>
        <w:t>i</w:t>
      </w:r>
      <w:r w:rsidRPr="00B70711">
        <w:rPr>
          <w:color w:val="000000" w:themeColor="text1"/>
        </w:rPr>
        <w:t>s dependent on Western funding. They finance what the</w:t>
      </w:r>
      <w:r>
        <w:rPr>
          <w:color w:val="000000" w:themeColor="text1"/>
        </w:rPr>
        <w:t>y</w:t>
      </w:r>
      <w:r w:rsidRPr="00B70711">
        <w:rPr>
          <w:color w:val="000000" w:themeColor="text1"/>
        </w:rPr>
        <w:t xml:space="preserve"> understand, not necessarily what we really need. Right </w:t>
      </w:r>
      <w:proofErr w:type="gramStart"/>
      <w:r w:rsidRPr="00B70711">
        <w:rPr>
          <w:color w:val="000000" w:themeColor="text1"/>
        </w:rPr>
        <w:t>now</w:t>
      </w:r>
      <w:proofErr w:type="gramEnd"/>
      <w:r w:rsidRPr="00B70711">
        <w:rPr>
          <w:color w:val="000000" w:themeColor="text1"/>
        </w:rPr>
        <w:t xml:space="preserve"> crisis centers are popular. How do we as a Russian women’s movement evaluate that?” </w:t>
      </w:r>
      <w:r w:rsidR="00266BF7">
        <w:rPr>
          <w:color w:val="000000" w:themeColor="text1"/>
        </w:rPr>
        <w:t>(</w:t>
      </w:r>
      <w:r w:rsidR="00266BF7">
        <w:t xml:space="preserve">Sperling et al. 2001: </w:t>
      </w:r>
      <w:r w:rsidRPr="00B70711">
        <w:rPr>
          <w:color w:val="000000" w:themeColor="text1"/>
        </w:rPr>
        <w:t>1170</w:t>
      </w:r>
      <w:r w:rsidR="00266BF7">
        <w:rPr>
          <w:color w:val="000000" w:themeColor="text1"/>
        </w:rPr>
        <w:t>)</w:t>
      </w:r>
      <w:r w:rsidRPr="00B70711">
        <w:rPr>
          <w:color w:val="000000" w:themeColor="text1"/>
        </w:rPr>
        <w:t>.</w:t>
      </w:r>
      <w:r>
        <w:t xml:space="preserve">  </w:t>
      </w:r>
    </w:p>
    <w:p w14:paraId="2A5EF5A8" w14:textId="39FC0CCE" w:rsidR="00CC48C5" w:rsidRDefault="00CC48C5" w:rsidP="003F3FD4">
      <w:pPr>
        <w:spacing w:line="360" w:lineRule="auto"/>
      </w:pPr>
    </w:p>
    <w:p w14:paraId="3B6088D2" w14:textId="27E91DA6" w:rsidR="00E91C55" w:rsidRDefault="000630B8" w:rsidP="003F3FD4">
      <w:pPr>
        <w:spacing w:line="360" w:lineRule="auto"/>
      </w:pPr>
      <w:r>
        <w:t>Indeed, studies on</w:t>
      </w:r>
      <w:r w:rsidR="00497834">
        <w:t xml:space="preserve"> all types of</w:t>
      </w:r>
      <w:r>
        <w:t xml:space="preserve"> transnational networks </w:t>
      </w:r>
      <w:r w:rsidR="00497834">
        <w:t xml:space="preserve">note the disproportionate financial resources </w:t>
      </w:r>
      <w:r w:rsidR="00D1122C">
        <w:t>flowing from</w:t>
      </w:r>
      <w:r>
        <w:t xml:space="preserve"> the West, generally, and the U.S., specifically. </w:t>
      </w:r>
      <w:r w:rsidR="00C83082">
        <w:t xml:space="preserve">Of particular attention </w:t>
      </w:r>
      <w:r w:rsidR="009646E4">
        <w:t xml:space="preserve">are </w:t>
      </w:r>
      <w:r w:rsidR="00201CA3">
        <w:t xml:space="preserve">the consequences of these funding dynamics, such as whether allocation is (in)equitable </w:t>
      </w:r>
      <w:r w:rsidR="00635FB2">
        <w:t xml:space="preserve">across Global North and South </w:t>
      </w:r>
      <w:r w:rsidR="00201CA3">
        <w:t xml:space="preserve">or </w:t>
      </w:r>
      <w:r w:rsidR="00D84840">
        <w:t xml:space="preserve">how funds </w:t>
      </w:r>
      <w:r w:rsidR="00201CA3">
        <w:t>alter agendas</w:t>
      </w:r>
      <w:r w:rsidR="00403A41">
        <w:t xml:space="preserve">, </w:t>
      </w:r>
      <w:r w:rsidR="00201CA3">
        <w:t>outcomes</w:t>
      </w:r>
      <w:r w:rsidR="00403A41">
        <w:t xml:space="preserve">, </w:t>
      </w:r>
      <w:r w:rsidR="001D6108">
        <w:t>and</w:t>
      </w:r>
      <w:r w:rsidR="00403A41">
        <w:t xml:space="preserve"> interpersonal relationships</w:t>
      </w:r>
      <w:r w:rsidR="00201CA3">
        <w:t xml:space="preserve"> (</w:t>
      </w:r>
      <w:proofErr w:type="spellStart"/>
      <w:r w:rsidR="00D02C81">
        <w:rPr>
          <w:color w:val="000000" w:themeColor="text1"/>
        </w:rPr>
        <w:t>Betsill</w:t>
      </w:r>
      <w:proofErr w:type="spellEnd"/>
      <w:r w:rsidR="00D02C81">
        <w:rPr>
          <w:color w:val="000000" w:themeColor="text1"/>
        </w:rPr>
        <w:t xml:space="preserve"> and </w:t>
      </w:r>
      <w:proofErr w:type="spellStart"/>
      <w:r w:rsidR="00D02C81">
        <w:rPr>
          <w:color w:val="000000" w:themeColor="text1"/>
        </w:rPr>
        <w:t>Bulkeley</w:t>
      </w:r>
      <w:proofErr w:type="spellEnd"/>
      <w:r w:rsidR="00D02C81">
        <w:rPr>
          <w:color w:val="000000" w:themeColor="text1"/>
        </w:rPr>
        <w:t xml:space="preserve"> 2004</w:t>
      </w:r>
      <w:r w:rsidR="00201CA3">
        <w:t xml:space="preserve">; </w:t>
      </w:r>
      <w:proofErr w:type="spellStart"/>
      <w:r w:rsidR="0009593F">
        <w:t>Ciplet</w:t>
      </w:r>
      <w:proofErr w:type="spellEnd"/>
      <w:r w:rsidR="0009593F">
        <w:t xml:space="preserve"> 2019; </w:t>
      </w:r>
      <w:r w:rsidR="00D02C81">
        <w:t>Sperling et al. 2001</w:t>
      </w:r>
      <w:r w:rsidR="00201CA3">
        <w:t xml:space="preserve">). </w:t>
      </w:r>
      <w:r w:rsidR="00594148">
        <w:t xml:space="preserve">Moreover, </w:t>
      </w:r>
      <w:r w:rsidR="00334C4A">
        <w:t xml:space="preserve">opponents try to undermine the legitimacy of one’s claims by leveraging these financial connections as evidence of </w:t>
      </w:r>
      <w:r w:rsidR="00594148">
        <w:t xml:space="preserve">Western interference and </w:t>
      </w:r>
      <w:r w:rsidR="00334C4A">
        <w:t xml:space="preserve">puppeteering </w:t>
      </w:r>
      <w:r w:rsidR="00594148">
        <w:t xml:space="preserve">(McKay and </w:t>
      </w:r>
      <w:proofErr w:type="spellStart"/>
      <w:r w:rsidR="00594148">
        <w:t>Angotti</w:t>
      </w:r>
      <w:proofErr w:type="spellEnd"/>
      <w:r w:rsidR="00594148">
        <w:t xml:space="preserve"> 2016). </w:t>
      </w:r>
      <w:r w:rsidR="00496698">
        <w:t xml:space="preserve">We </w:t>
      </w:r>
      <w:r w:rsidR="00E5503B">
        <w:t xml:space="preserve">build upon </w:t>
      </w:r>
      <w:r w:rsidR="00496698">
        <w:t xml:space="preserve">these important studies by addressing a slightly different, though corresponding, question: </w:t>
      </w:r>
      <w:r w:rsidR="005460C4">
        <w:t xml:space="preserve">why </w:t>
      </w:r>
      <w:r w:rsidR="000E3EE3">
        <w:t xml:space="preserve">do U.S. actors </w:t>
      </w:r>
      <w:r w:rsidR="00215329">
        <w:t xml:space="preserve">play this instrumental financial role </w:t>
      </w:r>
      <w:r w:rsidR="000E3EE3">
        <w:t>in the first place</w:t>
      </w:r>
      <w:r w:rsidR="005D6A3B">
        <w:t xml:space="preserve">? </w:t>
      </w:r>
      <w:r w:rsidR="009D56FE">
        <w:t xml:space="preserve">This question receives less attention as the position of U.S. funding is </w:t>
      </w:r>
      <w:r w:rsidR="00E47F85">
        <w:t xml:space="preserve">often </w:t>
      </w:r>
      <w:r w:rsidR="009D56FE">
        <w:t xml:space="preserve">assumed. Therefore, </w:t>
      </w:r>
      <w:r w:rsidR="00BE322A">
        <w:t xml:space="preserve">we contribute to this line of work by offering </w:t>
      </w:r>
      <w:r w:rsidR="009D56FE">
        <w:t xml:space="preserve">a more </w:t>
      </w:r>
      <w:r w:rsidR="009D56FE">
        <w:lastRenderedPageBreak/>
        <w:t xml:space="preserve">comprehensive understanding as to </w:t>
      </w:r>
      <w:r w:rsidR="00250B68">
        <w:t xml:space="preserve">when and </w:t>
      </w:r>
      <w:r w:rsidR="009D56FE">
        <w:t xml:space="preserve">why U.S. actors </w:t>
      </w:r>
      <w:r w:rsidR="00BB6886">
        <w:t xml:space="preserve">shift financial resources internationally. </w:t>
      </w:r>
    </w:p>
    <w:p w14:paraId="5C3F30BB" w14:textId="77777777" w:rsidR="00BB6886" w:rsidRDefault="00BB6886" w:rsidP="003F3FD4">
      <w:pPr>
        <w:spacing w:line="360" w:lineRule="auto"/>
        <w:rPr>
          <w:i/>
          <w:iCs/>
        </w:rPr>
      </w:pPr>
    </w:p>
    <w:p w14:paraId="4588BC3F" w14:textId="093660CB" w:rsidR="00CC48C5" w:rsidRDefault="003B4D42" w:rsidP="003F3FD4">
      <w:pPr>
        <w:spacing w:line="360" w:lineRule="auto"/>
        <w:rPr>
          <w:i/>
          <w:iCs/>
        </w:rPr>
      </w:pPr>
      <w:r>
        <w:rPr>
          <w:i/>
          <w:iCs/>
        </w:rPr>
        <w:t xml:space="preserve">(Neo)Liberalism and U.S. </w:t>
      </w:r>
      <w:r w:rsidR="0095525A">
        <w:rPr>
          <w:i/>
          <w:iCs/>
        </w:rPr>
        <w:t>Actors</w:t>
      </w:r>
      <w:r w:rsidR="00466D5D">
        <w:rPr>
          <w:i/>
          <w:iCs/>
        </w:rPr>
        <w:t>’</w:t>
      </w:r>
      <w:r>
        <w:rPr>
          <w:i/>
          <w:iCs/>
        </w:rPr>
        <w:t xml:space="preserve"> Financial Positioning</w:t>
      </w:r>
    </w:p>
    <w:p w14:paraId="40DB5891" w14:textId="506BBC80" w:rsidR="00F92888" w:rsidRDefault="00B564C0" w:rsidP="003F3FD4">
      <w:pPr>
        <w:spacing w:line="360" w:lineRule="auto"/>
      </w:pPr>
      <w:r>
        <w:t xml:space="preserve">Before offering an explanation into specific mechanisms, </w:t>
      </w:r>
      <w:r w:rsidR="001153F1">
        <w:t>w</w:t>
      </w:r>
      <w:r w:rsidR="00F92888">
        <w:t>e weave together different literature</w:t>
      </w:r>
      <w:r w:rsidR="006E79F0">
        <w:t>s</w:t>
      </w:r>
      <w:r w:rsidR="00F92888">
        <w:t xml:space="preserve"> to highlight how </w:t>
      </w:r>
      <w:r w:rsidR="006E79F0">
        <w:t xml:space="preserve">the </w:t>
      </w:r>
      <w:r w:rsidR="001153F1">
        <w:t xml:space="preserve">economic, political, and cultural institutions of </w:t>
      </w:r>
      <w:r w:rsidR="006E79F0">
        <w:t xml:space="preserve">contemporary liberalism </w:t>
      </w:r>
      <w:r w:rsidR="00F92888">
        <w:t xml:space="preserve">and </w:t>
      </w:r>
      <w:r w:rsidR="006E79F0">
        <w:t xml:space="preserve">post-1980s </w:t>
      </w:r>
      <w:r w:rsidR="00F92888">
        <w:t xml:space="preserve">neoliberalism </w:t>
      </w:r>
      <w:r w:rsidR="00DA29B2">
        <w:t>afford U.S. actors with the capacity</w:t>
      </w:r>
      <w:r w:rsidR="001153F1">
        <w:t xml:space="preserve"> </w:t>
      </w:r>
      <w:r w:rsidR="00DA29B2">
        <w:t xml:space="preserve">to finance international </w:t>
      </w:r>
      <w:r w:rsidR="00B42950">
        <w:t>initiatives</w:t>
      </w:r>
      <w:r w:rsidR="00DA29B2">
        <w:t xml:space="preserve"> and </w:t>
      </w:r>
      <w:r w:rsidR="00B729C4">
        <w:t>fund</w:t>
      </w:r>
      <w:r w:rsidR="00DA29B2">
        <w:t xml:space="preserve"> transnational networks</w:t>
      </w:r>
      <w:r w:rsidR="001153F1">
        <w:t xml:space="preserve">. </w:t>
      </w:r>
      <w:r w:rsidR="00FA6F8C">
        <w:t>W</w:t>
      </w:r>
      <w:r w:rsidR="001153F1">
        <w:t xml:space="preserve">e </w:t>
      </w:r>
      <w:r w:rsidR="00A7080E">
        <w:t>present a</w:t>
      </w:r>
      <w:r w:rsidR="001153F1">
        <w:t xml:space="preserve"> </w:t>
      </w:r>
      <w:r w:rsidR="00FA6F8C">
        <w:t xml:space="preserve">brief, </w:t>
      </w:r>
      <w:r w:rsidR="001153F1">
        <w:t xml:space="preserve">stylized historical account of how global capitalism, the privatization of social services, and enduring cultural commitments to civilizing missions uniquely interact within the U.S. to both concentrate wealth within civil society actors and </w:t>
      </w:r>
      <w:r w:rsidR="0072696C">
        <w:t xml:space="preserve">motivate them to spend this money </w:t>
      </w:r>
      <w:r w:rsidR="006E79F0">
        <w:t>internationally</w:t>
      </w:r>
      <w:r w:rsidR="0072696C">
        <w:t>.</w:t>
      </w:r>
      <w:r w:rsidR="001153F1">
        <w:t xml:space="preserve"> </w:t>
      </w:r>
      <w:r w:rsidR="005460C4">
        <w:t xml:space="preserve">After explaining </w:t>
      </w:r>
      <w:r w:rsidR="005A6208">
        <w:t xml:space="preserve">such </w:t>
      </w:r>
      <w:r w:rsidR="005460C4">
        <w:t>broad, structural factors, we then draw on theories from social movement studies to offer a more discrete argument for w</w:t>
      </w:r>
      <w:r w:rsidR="005A6208">
        <w:t xml:space="preserve">hen and why actor actualize this capacity and </w:t>
      </w:r>
      <w:r w:rsidR="00843D35">
        <w:t>redirect</w:t>
      </w:r>
      <w:r w:rsidR="005A6208">
        <w:t xml:space="preserve"> dollars abroad. </w:t>
      </w:r>
    </w:p>
    <w:p w14:paraId="22A3C022" w14:textId="0B51F958" w:rsidR="00445265" w:rsidRDefault="009D50C3" w:rsidP="00D4632C">
      <w:pPr>
        <w:spacing w:line="360" w:lineRule="auto"/>
      </w:pPr>
      <w:r>
        <w:tab/>
        <w:t xml:space="preserve">Any explanation must begin with the development of </w:t>
      </w:r>
      <w:r w:rsidR="00D4632C">
        <w:t xml:space="preserve">global capitalism and the </w:t>
      </w:r>
      <w:r>
        <w:t>U.S.</w:t>
      </w:r>
      <w:r w:rsidR="00D4632C">
        <w:t xml:space="preserve">’ </w:t>
      </w:r>
      <w:del w:id="84" w:author="Sebastián Rojas Cabal" w:date="2022-08-02T09:27:00Z">
        <w:r w:rsidR="00D4632C" w:rsidDel="0040122B">
          <w:delText xml:space="preserve">beneficial </w:delText>
        </w:r>
      </w:del>
      <w:ins w:id="85" w:author="Sebastián Rojas Cabal" w:date="2022-08-02T09:27:00Z">
        <w:r w:rsidR="0040122B">
          <w:t>preeminent</w:t>
        </w:r>
        <w:r w:rsidR="0040122B">
          <w:t xml:space="preserve"> </w:t>
        </w:r>
      </w:ins>
      <w:r w:rsidR="00D4632C">
        <w:t xml:space="preserve">position within global markets. </w:t>
      </w:r>
      <w:r w:rsidR="00E25A40">
        <w:t xml:space="preserve">Following World War II, the U.S. </w:t>
      </w:r>
      <w:del w:id="86" w:author="Sebastián Rojas Cabal" w:date="2022-08-02T09:28:00Z">
        <w:r w:rsidR="00E25A40" w:rsidDel="0040122B">
          <w:delText>emerged in a</w:delText>
        </w:r>
        <w:r w:rsidR="003C75C0" w:rsidDel="0040122B">
          <w:delText xml:space="preserve"> dominant</w:delText>
        </w:r>
        <w:r w:rsidR="00E25A40" w:rsidDel="0040122B">
          <w:delText xml:space="preserve"> economic position</w:delText>
        </w:r>
      </w:del>
      <w:ins w:id="87" w:author="Sebastián Rojas Cabal" w:date="2022-08-02T09:28:00Z">
        <w:r w:rsidR="0040122B">
          <w:t>consolidated itself as the central node of global capitalism</w:t>
        </w:r>
      </w:ins>
      <w:r w:rsidR="00E25A40">
        <w:t xml:space="preserve"> (</w:t>
      </w:r>
      <w:commentRangeStart w:id="88"/>
      <w:r w:rsidR="00E25A40">
        <w:t>xx</w:t>
      </w:r>
      <w:commentRangeEnd w:id="88"/>
      <w:r w:rsidR="0040122B">
        <w:rPr>
          <w:rStyle w:val="CommentReference"/>
        </w:rPr>
        <w:commentReference w:id="88"/>
      </w:r>
      <w:r w:rsidR="00E25A40">
        <w:t>)</w:t>
      </w:r>
      <w:r w:rsidR="00FD0272">
        <w:t xml:space="preserve">. </w:t>
      </w:r>
      <w:ins w:id="89" w:author="Sebastián Rojas Cabal" w:date="2022-08-02T09:33:00Z">
        <w:r w:rsidR="005D77F4">
          <w:t xml:space="preserve">Immediately after the war, it financed Europe’s reconstruction and exercised a tremendous influence in the design of the post-war international monetary system. </w:t>
        </w:r>
      </w:ins>
      <w:ins w:id="90" w:author="Sebastián Rojas Cabal" w:date="2022-08-02T09:34:00Z">
        <w:r w:rsidR="005B622F">
          <w:t xml:space="preserve">This position </w:t>
        </w:r>
      </w:ins>
      <w:ins w:id="91" w:author="Sebastián Rojas Cabal" w:date="2022-08-02T09:36:00Z">
        <w:r w:rsidR="005B622F">
          <w:t xml:space="preserve">eventually allowed the United States to transform institutions such as </w:t>
        </w:r>
      </w:ins>
      <w:del w:id="92" w:author="Sebastián Rojas Cabal" w:date="2022-08-02T09:36:00Z">
        <w:r w:rsidR="00FD0272" w:rsidDel="005B622F">
          <w:delText xml:space="preserve">Especially with its influential role within international organizations like </w:delText>
        </w:r>
      </w:del>
      <w:r w:rsidR="00FD0272">
        <w:t>the World Bank and International Monetary Fund</w:t>
      </w:r>
      <w:del w:id="93" w:author="Sebastián Rojas Cabal" w:date="2022-08-02T09:36:00Z">
        <w:r w:rsidR="00FD0272" w:rsidDel="005B622F">
          <w:delText>, the U.S. has been able</w:delText>
        </w:r>
      </w:del>
      <w:r w:rsidR="00FD0272">
        <w:t xml:space="preserve"> to ensure that it can “structurally adjust” countries into opening markets and extract relevant resources</w:t>
      </w:r>
      <w:del w:id="94" w:author="Sebastián Rojas Cabal" w:date="2022-08-02T09:37:00Z">
        <w:r w:rsidR="00CA75FB" w:rsidDel="005B622F">
          <w:delText xml:space="preserve"> for U.S.</w:delText>
        </w:r>
      </w:del>
      <w:r w:rsidR="00CA75FB">
        <w:t xml:space="preserve"> </w:t>
      </w:r>
      <w:commentRangeStart w:id="95"/>
      <w:commentRangeStart w:id="96"/>
      <w:r w:rsidR="00CA75FB">
        <w:t>businesses</w:t>
      </w:r>
      <w:commentRangeEnd w:id="95"/>
      <w:r w:rsidR="0040122B">
        <w:rPr>
          <w:rStyle w:val="CommentReference"/>
        </w:rPr>
        <w:commentReference w:id="95"/>
      </w:r>
      <w:commentRangeEnd w:id="96"/>
      <w:r w:rsidR="005B622F">
        <w:rPr>
          <w:rStyle w:val="CommentReference"/>
        </w:rPr>
        <w:commentReference w:id="96"/>
      </w:r>
      <w:r w:rsidR="00FD0272">
        <w:t xml:space="preserve">. </w:t>
      </w:r>
      <w:del w:id="97" w:author="Sebastián Rojas Cabal" w:date="2022-08-02T09:28:00Z">
        <w:r w:rsidR="003A4FA4" w:rsidDel="005D77F4">
          <w:delText>As a result of is world system, the</w:delText>
        </w:r>
      </w:del>
      <w:ins w:id="98" w:author="Sebastián Rojas Cabal" w:date="2022-08-02T09:28:00Z">
        <w:r w:rsidR="005D77F4">
          <w:t xml:space="preserve">This centrality and influence over the architecture of global capitalism allowed </w:t>
        </w:r>
      </w:ins>
      <w:del w:id="99" w:author="Sebastián Rojas Cabal" w:date="2022-08-02T09:28:00Z">
        <w:r w:rsidR="003A4FA4" w:rsidDel="005D77F4">
          <w:delText xml:space="preserve"> </w:delText>
        </w:r>
      </w:del>
      <w:r w:rsidR="003A4FA4">
        <w:t>U.S.</w:t>
      </w:r>
      <w:ins w:id="100" w:author="Sebastián Rojas Cabal" w:date="2022-08-02T09:28:00Z">
        <w:r w:rsidR="005D77F4">
          <w:t>-based firms and indiv</w:t>
        </w:r>
      </w:ins>
      <w:ins w:id="101" w:author="Sebastián Rojas Cabal" w:date="2022-08-02T09:29:00Z">
        <w:r w:rsidR="005D77F4">
          <w:t xml:space="preserve">iduals to </w:t>
        </w:r>
      </w:ins>
      <w:del w:id="102" w:author="Sebastián Rojas Cabal" w:date="2022-08-02T09:29:00Z">
        <w:r w:rsidR="003A4FA4" w:rsidDel="005D77F4">
          <w:delText xml:space="preserve"> has been able to </w:delText>
        </w:r>
      </w:del>
      <w:r w:rsidR="003A4FA4">
        <w:t xml:space="preserve">accumulate significant wealth during the post-war period. </w:t>
      </w:r>
      <w:ins w:id="103" w:author="Sebastián Rojas Cabal" w:date="2022-08-02T09:29:00Z">
        <w:r w:rsidR="005D77F4">
          <w:t xml:space="preserve">In other words, because of how global capitalism developed </w:t>
        </w:r>
      </w:ins>
      <w:ins w:id="104" w:author="Sebastián Rojas Cabal" w:date="2022-08-02T09:30:00Z">
        <w:r w:rsidR="005D77F4">
          <w:t>in the second half of the XX century, the U.S. has a unique capacity to both amass resource and dictate how it flows</w:t>
        </w:r>
      </w:ins>
      <w:ins w:id="105" w:author="Sebastián Rojas Cabal" w:date="2022-08-02T09:38:00Z">
        <w:r w:rsidR="005B622F">
          <w:t xml:space="preserve"> around the world</w:t>
        </w:r>
      </w:ins>
      <w:ins w:id="106" w:author="Sebastián Rojas Cabal" w:date="2022-08-02T09:30:00Z">
        <w:r w:rsidR="005D77F4">
          <w:t>.</w:t>
        </w:r>
      </w:ins>
      <w:del w:id="107" w:author="Sebastián Rojas Cabal" w:date="2022-08-02T09:30:00Z">
        <w:r w:rsidR="003A4FA4" w:rsidDel="005D77F4">
          <w:delText xml:space="preserve">As such, this system positions the U.S. to play a key financial role within the international community because it is uniquely </w:delText>
        </w:r>
        <w:r w:rsidR="00277197" w:rsidDel="005D77F4">
          <w:delText>carrying</w:delText>
        </w:r>
        <w:r w:rsidR="003A4FA4" w:rsidDel="005D77F4">
          <w:delText xml:space="preserve"> the capacity to do so.</w:delText>
        </w:r>
      </w:del>
    </w:p>
    <w:p w14:paraId="1C48E9BC" w14:textId="4C673579" w:rsidR="0066662A" w:rsidDel="00BF74DB" w:rsidRDefault="00CF518C" w:rsidP="00BF74DB">
      <w:pPr>
        <w:spacing w:line="360" w:lineRule="auto"/>
        <w:ind w:firstLine="720"/>
        <w:rPr>
          <w:del w:id="108" w:author="Sebastián Rojas Cabal" w:date="2022-08-02T09:45:00Z"/>
        </w:rPr>
        <w:pPrChange w:id="109" w:author="Sebastián Rojas Cabal" w:date="2022-08-02T09:49:00Z">
          <w:pPr>
            <w:spacing w:line="360" w:lineRule="auto"/>
            <w:ind w:firstLine="720"/>
          </w:pPr>
        </w:pPrChange>
      </w:pPr>
      <w:r>
        <w:t>During embedded liberalism</w:t>
      </w:r>
      <w:r w:rsidR="00207664">
        <w:t xml:space="preserve"> </w:t>
      </w:r>
      <w:r>
        <w:t>of the mid-</w:t>
      </w:r>
      <w:r w:rsidR="00E5564C">
        <w:t>20</w:t>
      </w:r>
      <w:r w:rsidR="00207664">
        <w:t>th century</w:t>
      </w:r>
      <w:r>
        <w:t>,</w:t>
      </w:r>
      <w:r w:rsidR="00207664">
        <w:t xml:space="preserve"> th</w:t>
      </w:r>
      <w:r>
        <w:t>e</w:t>
      </w:r>
      <w:r w:rsidR="00207664">
        <w:t xml:space="preserve"> </w:t>
      </w:r>
      <w:ins w:id="110" w:author="Sebastián Rojas Cabal" w:date="2022-08-02T09:40:00Z">
        <w:r w:rsidR="00C579B3">
          <w:t xml:space="preserve">wealth delivered by the </w:t>
        </w:r>
      </w:ins>
      <w:r w:rsidR="00207664">
        <w:t xml:space="preserve">centrality </w:t>
      </w:r>
      <w:r w:rsidR="00B37987">
        <w:t xml:space="preserve">of the U.S. within global systems of capital </w:t>
      </w:r>
      <w:r w:rsidR="00207664">
        <w:t>had been at the service of a developmental state</w:t>
      </w:r>
      <w:r w:rsidR="00B37987">
        <w:t xml:space="preserve"> (</w:t>
      </w:r>
      <w:proofErr w:type="spellStart"/>
      <w:r w:rsidR="003F20C6">
        <w:t>Jepperson</w:t>
      </w:r>
      <w:proofErr w:type="spellEnd"/>
      <w:r w:rsidR="003F20C6">
        <w:t xml:space="preserve"> xx</w:t>
      </w:r>
      <w:r w:rsidR="00B37987">
        <w:t>). T</w:t>
      </w:r>
      <w:r w:rsidR="00207664">
        <w:t>his changed radically during the 1980s</w:t>
      </w:r>
      <w:r w:rsidR="00B37987">
        <w:t xml:space="preserve"> as accelerated neoliberalism altered how the U.S. </w:t>
      </w:r>
      <w:r w:rsidR="00445265">
        <w:t xml:space="preserve">government collected and redistributed </w:t>
      </w:r>
      <w:del w:id="111" w:author="Sebastián Rojas Cabal" w:date="2022-08-02T09:41:00Z">
        <w:r w:rsidR="00445265" w:rsidDel="00C579B3">
          <w:delText>th</w:delText>
        </w:r>
        <w:r w:rsidR="00B37987" w:rsidDel="00C579B3">
          <w:delText>e accumulating</w:delText>
        </w:r>
        <w:r w:rsidR="00445265" w:rsidDel="00C579B3">
          <w:delText xml:space="preserve"> wealth </w:delText>
        </w:r>
        <w:r w:rsidR="00B37987" w:rsidDel="00C579B3">
          <w:delText>from</w:delText>
        </w:r>
        <w:r w:rsidR="00445265" w:rsidDel="00C579B3">
          <w:delText xml:space="preserve"> global capitalism</w:delText>
        </w:r>
      </w:del>
      <w:ins w:id="112" w:author="Sebastián Rojas Cabal" w:date="2022-08-02T09:41:00Z">
        <w:r w:rsidR="00C579B3">
          <w:t>such wealth</w:t>
        </w:r>
      </w:ins>
      <w:r w:rsidR="00445265">
        <w:t xml:space="preserve">. Namely, </w:t>
      </w:r>
      <w:ins w:id="113" w:author="Sebastián Rojas Cabal" w:date="2022-08-02T09:41:00Z">
        <w:r w:rsidR="00C579B3">
          <w:t xml:space="preserve">the developmental state was dismantled, state services </w:t>
        </w:r>
      </w:ins>
      <w:ins w:id="114" w:author="Sebastián Rojas Cabal" w:date="2022-08-02T09:42:00Z">
        <w:r w:rsidR="00C579B3">
          <w:t xml:space="preserve">were </w:t>
        </w:r>
      </w:ins>
      <w:del w:id="115" w:author="Sebastián Rojas Cabal" w:date="2022-08-02T09:41:00Z">
        <w:r w:rsidR="00445265" w:rsidDel="00C579B3">
          <w:delText xml:space="preserve">market logics extended into the </w:delText>
        </w:r>
      </w:del>
      <w:del w:id="116" w:author="Sebastián Rojas Cabal" w:date="2022-08-02T09:42:00Z">
        <w:r w:rsidR="00445265" w:rsidDel="00C579B3">
          <w:delText>privatizat</w:delText>
        </w:r>
      </w:del>
      <w:ins w:id="117" w:author="Sebastián Rojas Cabal" w:date="2022-08-02T09:42:00Z">
        <w:r w:rsidR="00C579B3">
          <w:t>privatized</w:t>
        </w:r>
      </w:ins>
      <w:del w:id="118" w:author="Sebastián Rojas Cabal" w:date="2022-08-02T09:41:00Z">
        <w:r w:rsidR="00445265" w:rsidDel="00C579B3">
          <w:delText>ion</w:delText>
        </w:r>
      </w:del>
      <w:ins w:id="119" w:author="Sebastián Rojas Cabal" w:date="2022-08-02T09:42:00Z">
        <w:r w:rsidR="00C579B3">
          <w:t xml:space="preserve">, and growing wealth was </w:t>
        </w:r>
      </w:ins>
      <w:del w:id="120" w:author="Sebastián Rojas Cabal" w:date="2022-08-02T09:42:00Z">
        <w:r w:rsidR="00445265" w:rsidDel="00C579B3">
          <w:delText xml:space="preserve"> of state services and permitted growing wealth </w:delText>
        </w:r>
      </w:del>
      <w:ins w:id="121" w:author="Sebastián Rojas Cabal" w:date="2022-08-02T09:42:00Z">
        <w:r w:rsidR="00C579B3">
          <w:t xml:space="preserve">allowed </w:t>
        </w:r>
      </w:ins>
      <w:r w:rsidR="00445265">
        <w:t xml:space="preserve">to stay within </w:t>
      </w:r>
      <w:del w:id="122" w:author="Sebastián Rojas Cabal" w:date="2022-08-02T09:42:00Z">
        <w:r w:rsidR="00445265" w:rsidDel="00C579B3">
          <w:delText>the private sector</w:delText>
        </w:r>
      </w:del>
      <w:ins w:id="123" w:author="Sebastián Rojas Cabal" w:date="2022-08-02T09:42:00Z">
        <w:r w:rsidR="00C579B3">
          <w:t>firms and individuals</w:t>
        </w:r>
      </w:ins>
      <w:r w:rsidR="00445265">
        <w:t xml:space="preserve"> (xx). This change in governance transpired through the lowering of tax rates and outsourcing the little-remaining state funds for social services to civil society actors (xx). </w:t>
      </w:r>
      <w:del w:id="124" w:author="Sebastián Rojas Cabal" w:date="2022-08-02T09:48:00Z">
        <w:r w:rsidR="00445265" w:rsidDel="00BF74DB">
          <w:delText>Additionally</w:delText>
        </w:r>
      </w:del>
      <w:del w:id="125" w:author="Sebastián Rojas Cabal" w:date="2022-08-02T09:49:00Z">
        <w:r w:rsidR="00445265" w:rsidDel="00BF74DB">
          <w:delText xml:space="preserve">, individuals and corporations </w:delText>
        </w:r>
      </w:del>
      <w:del w:id="126" w:author="Sebastián Rojas Cabal" w:date="2022-08-02T09:43:00Z">
        <w:r w:rsidR="00445265" w:rsidDel="00C579B3">
          <w:delText>with excessive wealth accelerated previous trends of funneling</w:delText>
        </w:r>
      </w:del>
      <w:del w:id="127" w:author="Sebastián Rojas Cabal" w:date="2022-08-02T09:49:00Z">
        <w:r w:rsidR="00445265" w:rsidDel="00BF74DB">
          <w:delText xml:space="preserve"> money into tax-exempt philanthropic and charitable </w:delText>
        </w:r>
      </w:del>
      <w:del w:id="128" w:author="Sebastián Rojas Cabal" w:date="2022-08-02T09:43:00Z">
        <w:r w:rsidR="00445265" w:rsidDel="00C579B3">
          <w:delText xml:space="preserve">havens </w:delText>
        </w:r>
      </w:del>
      <w:del w:id="129" w:author="Sebastián Rojas Cabal" w:date="2022-08-02T09:49:00Z">
        <w:r w:rsidR="00445265" w:rsidDel="00BF74DB">
          <w:delText xml:space="preserve">(xx). </w:delText>
        </w:r>
      </w:del>
      <w:r w:rsidR="00445265">
        <w:t xml:space="preserve">These simultaneous </w:t>
      </w:r>
      <w:del w:id="130" w:author="Sebastián Rojas Cabal" w:date="2022-08-02T09:49:00Z">
        <w:r w:rsidR="00445265" w:rsidDel="00BF74DB">
          <w:delText xml:space="preserve">trends </w:delText>
        </w:r>
      </w:del>
      <w:ins w:id="131" w:author="Sebastián Rojas Cabal" w:date="2022-08-02T09:49:00Z">
        <w:r w:rsidR="00BF74DB">
          <w:t>processes</w:t>
        </w:r>
        <w:r w:rsidR="00BF74DB">
          <w:t xml:space="preserve"> </w:t>
        </w:r>
      </w:ins>
      <w:r w:rsidR="00445265">
        <w:t xml:space="preserve">contributed to </w:t>
      </w:r>
      <w:del w:id="132" w:author="Sebastián Rojas Cabal" w:date="2022-08-02T09:44:00Z">
        <w:r w:rsidR="00445265" w:rsidDel="00C579B3">
          <w:delText xml:space="preserve">the </w:delText>
        </w:r>
      </w:del>
      <w:ins w:id="133" w:author="Sebastián Rojas Cabal" w:date="2022-08-02T09:44:00Z">
        <w:r w:rsidR="00C579B3">
          <w:t>an</w:t>
        </w:r>
        <w:r w:rsidR="00C579B3">
          <w:t xml:space="preserve"> </w:t>
        </w:r>
      </w:ins>
      <w:r w:rsidR="00445265">
        <w:t xml:space="preserve">explosion </w:t>
      </w:r>
      <w:ins w:id="134" w:author="Sebastián Rojas Cabal" w:date="2022-08-02T09:44:00Z">
        <w:r w:rsidR="00C579B3">
          <w:t xml:space="preserve">in the number of </w:t>
        </w:r>
      </w:ins>
      <w:del w:id="135" w:author="Sebastián Rojas Cabal" w:date="2022-08-02T09:44:00Z">
        <w:r w:rsidR="00445265" w:rsidDel="00C579B3">
          <w:delText xml:space="preserve">of </w:delText>
        </w:r>
      </w:del>
      <w:r w:rsidR="00445265">
        <w:t xml:space="preserve">civil society actors, like </w:t>
      </w:r>
      <w:r w:rsidR="00445265">
        <w:lastRenderedPageBreak/>
        <w:t>nonprofit organizations</w:t>
      </w:r>
      <w:r w:rsidR="0074603B">
        <w:t xml:space="preserve"> and </w:t>
      </w:r>
      <w:r w:rsidR="00B6263A">
        <w:t>philanthropic</w:t>
      </w:r>
      <w:r w:rsidR="0074603B">
        <w:t xml:space="preserve"> foundations</w:t>
      </w:r>
      <w:r w:rsidR="00445265">
        <w:t>,</w:t>
      </w:r>
      <w:ins w:id="136" w:author="Sebastián Rojas Cabal" w:date="2022-08-02T09:49:00Z">
        <w:r w:rsidR="00BF74DB">
          <w:t xml:space="preserve"> as </w:t>
        </w:r>
        <w:r w:rsidR="00BF74DB">
          <w:t>individuals and corporations funneled money into tax-exempt philanthropic and charitable organizations at steeper rates</w:t>
        </w:r>
        <w:r w:rsidR="00BF74DB">
          <w:t xml:space="preserve"> </w:t>
        </w:r>
        <w:r w:rsidR="00BF74DB">
          <w:t>(xx)</w:t>
        </w:r>
        <w:r w:rsidR="00BF74DB">
          <w:t xml:space="preserve">. </w:t>
        </w:r>
      </w:ins>
      <w:del w:id="137" w:author="Sebastián Rojas Cabal" w:date="2022-08-02T09:49:00Z">
        <w:r w:rsidR="00445265" w:rsidDel="00BF74DB">
          <w:delText xml:space="preserve"> </w:delText>
        </w:r>
      </w:del>
      <w:del w:id="138" w:author="Sebastián Rojas Cabal" w:date="2022-08-02T09:44:00Z">
        <w:r w:rsidR="00445265" w:rsidDel="00C579B3">
          <w:delText xml:space="preserve">to </w:delText>
        </w:r>
      </w:del>
      <w:del w:id="139" w:author="Sebastián Rojas Cabal" w:date="2022-08-02T09:45:00Z">
        <w:r w:rsidR="00445265" w:rsidDel="00C579B3">
          <w:delText>fill</w:delText>
        </w:r>
      </w:del>
      <w:del w:id="140" w:author="Sebastián Rojas Cabal" w:date="2022-08-02T09:50:00Z">
        <w:r w:rsidR="00445265" w:rsidDel="00BF74DB">
          <w:delText xml:space="preserve"> the space</w:delText>
        </w:r>
      </w:del>
      <w:del w:id="141" w:author="Sebastián Rojas Cabal" w:date="2022-08-02T09:45:00Z">
        <w:r w:rsidR="00445265" w:rsidDel="00C579B3">
          <w:delText xml:space="preserve"> of a</w:delText>
        </w:r>
      </w:del>
      <w:del w:id="142" w:author="Sebastián Rojas Cabal" w:date="2022-08-02T09:50:00Z">
        <w:r w:rsidR="00445265" w:rsidDel="00BF74DB">
          <w:delText xml:space="preserve"> retreating state. </w:delText>
        </w:r>
      </w:del>
      <w:del w:id="143" w:author="Sebastián Rojas Cabal" w:date="2022-08-02T09:45:00Z">
        <w:r w:rsidR="00576C89" w:rsidDel="00BF74DB">
          <w:delText xml:space="preserve">For example, Keck and Sikkink (1998: 182) note that “The increase in foundation funding in 1990, after the explosion of NGO activity in the late 1980s, suggests that foundations did…greatly facilitate the growth of work on women’s human rights.” </w:delText>
        </w:r>
      </w:del>
    </w:p>
    <w:p w14:paraId="5E99A1B2" w14:textId="77777777" w:rsidR="00BF74DB" w:rsidRDefault="00445265" w:rsidP="00BF74DB">
      <w:pPr>
        <w:spacing w:line="360" w:lineRule="auto"/>
        <w:rPr>
          <w:ins w:id="144" w:author="Sebastián Rojas Cabal" w:date="2022-08-02T09:50:00Z"/>
        </w:rPr>
      </w:pPr>
      <w:del w:id="145" w:author="Sebastián Rojas Cabal" w:date="2022-08-02T09:45:00Z">
        <w:r w:rsidDel="00C579B3">
          <w:delText>Consequently, t</w:delText>
        </w:r>
      </w:del>
      <w:ins w:id="146" w:author="Sebastián Rojas Cabal" w:date="2022-08-02T09:45:00Z">
        <w:r w:rsidR="00C579B3">
          <w:t>T</w:t>
        </w:r>
      </w:ins>
      <w:r>
        <w:t>his meant that on the whole, significant sums of money were maintained and controlled by third sector organizations.</w:t>
      </w:r>
      <w:ins w:id="147" w:author="Sebastián Rojas Cabal" w:date="2022-08-02T09:46:00Z">
        <w:r w:rsidR="00BF74DB">
          <w:t xml:space="preserve"> </w:t>
        </w:r>
      </w:ins>
      <w:r>
        <w:t xml:space="preserve"> </w:t>
      </w:r>
    </w:p>
    <w:p w14:paraId="1E3D8A09" w14:textId="43C2DE43" w:rsidR="00E23C02" w:rsidRDefault="00BF74DB" w:rsidP="00BF74DB">
      <w:pPr>
        <w:spacing w:line="360" w:lineRule="auto"/>
        <w:ind w:firstLine="720"/>
      </w:pPr>
      <w:ins w:id="148" w:author="Sebastián Rojas Cabal" w:date="2022-08-02T09:50:00Z">
        <w:r>
          <w:t xml:space="preserve">Although the growth in the number, scale, and scope of </w:t>
        </w:r>
        <w:r w:rsidR="0042096A">
          <w:t xml:space="preserve">civil society organizations </w:t>
        </w:r>
      </w:ins>
      <w:ins w:id="149" w:author="Sebastián Rojas Cabal" w:date="2022-08-02T09:51:00Z">
        <w:r w:rsidR="0042096A">
          <w:t xml:space="preserve">filled some of the space left behind by the retreating state, their </w:t>
        </w:r>
      </w:ins>
      <w:ins w:id="150" w:author="Sebastián Rojas Cabal" w:date="2022-08-02T09:52:00Z">
        <w:r w:rsidR="0042096A">
          <w:t>privatized nature had consequences for their public accountability.</w:t>
        </w:r>
      </w:ins>
      <w:ins w:id="151" w:author="Sebastián Rojas Cabal" w:date="2022-08-02T09:51:00Z">
        <w:r w:rsidR="0042096A">
          <w:t xml:space="preserve"> </w:t>
        </w:r>
      </w:ins>
      <w:del w:id="152" w:author="Sebastián Rojas Cabal" w:date="2022-08-02T09:46:00Z">
        <w:r w:rsidR="00025D39" w:rsidDel="00BF74DB">
          <w:delText>Again, a</w:delText>
        </w:r>
      </w:del>
      <w:ins w:id="153" w:author="Sebastián Rojas Cabal" w:date="2022-08-02T09:46:00Z">
        <w:r>
          <w:t>A</w:t>
        </w:r>
      </w:ins>
      <w:r w:rsidR="00025D39">
        <w:t xml:space="preserve">s Keck and </w:t>
      </w:r>
      <w:proofErr w:type="spellStart"/>
      <w:r w:rsidR="00025D39">
        <w:t>Sikkink</w:t>
      </w:r>
      <w:proofErr w:type="spellEnd"/>
      <w:r w:rsidR="00025D39">
        <w:t xml:space="preserve"> (1998: 97) argue: “Foundations may be the most autonomous of all the actors in the network…formally accountable only to self-perpetuating boards of trustees.” </w:t>
      </w:r>
      <w:del w:id="154" w:author="Sebastián Rojas Cabal" w:date="2022-08-02T09:53:00Z">
        <w:r w:rsidR="00445265" w:rsidDel="0042096A">
          <w:delText xml:space="preserve">While </w:delText>
        </w:r>
      </w:del>
      <w:ins w:id="155" w:author="Sebastián Rojas Cabal" w:date="2022-08-02T09:53:00Z">
        <w:r w:rsidR="0042096A">
          <w:t>Only</w:t>
        </w:r>
        <w:r w:rsidR="0042096A">
          <w:t xml:space="preserve"> </w:t>
        </w:r>
      </w:ins>
      <w:del w:id="156" w:author="Sebastián Rojas Cabal" w:date="2022-08-02T09:52:00Z">
        <w:r w:rsidR="00445265" w:rsidDel="0042096A">
          <w:delText xml:space="preserve">those </w:delText>
        </w:r>
      </w:del>
      <w:ins w:id="157" w:author="Sebastián Rojas Cabal" w:date="2022-08-02T09:52:00Z">
        <w:r w:rsidR="0042096A">
          <w:t>nonprofits</w:t>
        </w:r>
        <w:r w:rsidR="0042096A">
          <w:t xml:space="preserve"> </w:t>
        </w:r>
      </w:ins>
      <w:r w:rsidR="00445265">
        <w:t xml:space="preserve">with government contracts </w:t>
      </w:r>
      <w:del w:id="158" w:author="Sebastián Rojas Cabal" w:date="2022-08-02T09:52:00Z">
        <w:r w:rsidR="00445265" w:rsidDel="0042096A">
          <w:delText xml:space="preserve">had </w:delText>
        </w:r>
      </w:del>
      <w:ins w:id="159" w:author="Sebastián Rojas Cabal" w:date="2022-08-02T09:52:00Z">
        <w:r w:rsidR="0042096A">
          <w:t>have</w:t>
        </w:r>
        <w:r w:rsidR="0042096A">
          <w:t xml:space="preserve"> </w:t>
        </w:r>
      </w:ins>
      <w:r w:rsidR="00445265">
        <w:t xml:space="preserve">limitations on how funds </w:t>
      </w:r>
      <w:del w:id="160" w:author="Sebastián Rojas Cabal" w:date="2022-08-02T09:52:00Z">
        <w:r w:rsidR="00445265" w:rsidDel="0042096A">
          <w:delText xml:space="preserve">could </w:delText>
        </w:r>
      </w:del>
      <w:ins w:id="161" w:author="Sebastián Rojas Cabal" w:date="2022-08-02T09:52:00Z">
        <w:r w:rsidR="0042096A">
          <w:t>can</w:t>
        </w:r>
        <w:r w:rsidR="0042096A">
          <w:t xml:space="preserve"> </w:t>
        </w:r>
      </w:ins>
      <w:r w:rsidR="00445265">
        <w:t>be used</w:t>
      </w:r>
      <w:ins w:id="162" w:author="Sebastián Rojas Cabal" w:date="2022-08-02T09:53:00Z">
        <w:r w:rsidR="0042096A">
          <w:t xml:space="preserve">. </w:t>
        </w:r>
      </w:ins>
      <w:del w:id="163" w:author="Sebastián Rojas Cabal" w:date="2022-08-02T09:53:00Z">
        <w:r w:rsidR="00445265" w:rsidDel="0042096A">
          <w:delText>,</w:delText>
        </w:r>
      </w:del>
      <w:r w:rsidR="00445265">
        <w:t xml:space="preserve"> </w:t>
      </w:r>
      <w:ins w:id="164" w:author="Sebastián Rojas Cabal" w:date="2022-08-02T09:53:00Z">
        <w:r w:rsidR="0042096A">
          <w:t>A</w:t>
        </w:r>
      </w:ins>
      <w:del w:id="165" w:author="Sebastián Rojas Cabal" w:date="2022-08-02T09:53:00Z">
        <w:r w:rsidR="00445265" w:rsidDel="0042096A">
          <w:delText>a</w:delText>
        </w:r>
      </w:del>
      <w:r w:rsidR="00445265">
        <w:t xml:space="preserve">t a structural level, </w:t>
      </w:r>
      <w:ins w:id="166" w:author="Sebastián Rojas Cabal" w:date="2022-08-02T09:53:00Z">
        <w:r w:rsidR="0042096A">
          <w:t xml:space="preserve">under the current civil society regime, </w:t>
        </w:r>
      </w:ins>
      <w:del w:id="167" w:author="Sebastián Rojas Cabal" w:date="2022-08-02T09:53:00Z">
        <w:r w:rsidR="00445265" w:rsidDel="0042096A">
          <w:delText xml:space="preserve">this change meant that private, </w:delText>
        </w:r>
      </w:del>
      <w:r w:rsidR="00445265">
        <w:t xml:space="preserve">non-state actors </w:t>
      </w:r>
      <w:del w:id="168" w:author="Sebastián Rojas Cabal" w:date="2022-08-02T09:53:00Z">
        <w:r w:rsidR="00445265" w:rsidDel="0042096A">
          <w:delText xml:space="preserve">could </w:delText>
        </w:r>
      </w:del>
      <w:proofErr w:type="gramStart"/>
      <w:ins w:id="169" w:author="Sebastián Rojas Cabal" w:date="2022-08-02T09:53:00Z">
        <w:r w:rsidR="0042096A">
          <w:t>are able to</w:t>
        </w:r>
        <w:proofErr w:type="gramEnd"/>
        <w:r w:rsidR="0042096A">
          <w:t xml:space="preserve"> </w:t>
        </w:r>
      </w:ins>
      <w:r w:rsidR="00445265">
        <w:t>direct significant financial resources based on personal motivations with little-to-no accountability regarding collect</w:t>
      </w:r>
      <w:r w:rsidR="00507DC4">
        <w:t>ive</w:t>
      </w:r>
      <w:r w:rsidR="00445265">
        <w:t xml:space="preserve"> need</w:t>
      </w:r>
      <w:ins w:id="170" w:author="Sebastián Rojas Cabal" w:date="2022-08-02T09:54:00Z">
        <w:r w:rsidR="0042096A">
          <w:t xml:space="preserve"> or even human rights standards</w:t>
        </w:r>
      </w:ins>
      <w:r w:rsidR="00B919DC">
        <w:t>.</w:t>
      </w:r>
    </w:p>
    <w:p w14:paraId="1797E8D9" w14:textId="39B05083" w:rsidR="00507DC4" w:rsidRDefault="00E30C1D" w:rsidP="00492971">
      <w:pPr>
        <w:spacing w:line="360" w:lineRule="auto"/>
        <w:ind w:firstLine="720"/>
      </w:pPr>
      <w:r w:rsidRPr="0069690B">
        <w:t xml:space="preserve">Yet, </w:t>
      </w:r>
      <w:del w:id="171" w:author="Sebastián Rojas Cabal" w:date="2022-08-02T09:54:00Z">
        <w:r w:rsidRPr="0069690B" w:rsidDel="0042096A">
          <w:delText xml:space="preserve">still </w:delText>
        </w:r>
      </w:del>
      <w:r w:rsidRPr="0069690B">
        <w:t xml:space="preserve">the question remains: why </w:t>
      </w:r>
      <w:ins w:id="172" w:author="Sebastián Rojas Cabal" w:date="2022-08-02T09:54:00Z">
        <w:r w:rsidR="0042096A">
          <w:t xml:space="preserve">do these well-funded, domestic organizations </w:t>
        </w:r>
      </w:ins>
      <w:r w:rsidRPr="0069690B">
        <w:t xml:space="preserve">send </w:t>
      </w:r>
      <w:ins w:id="173" w:author="Sebastián Rojas Cabal" w:date="2022-08-02T09:54:00Z">
        <w:r w:rsidR="0042096A">
          <w:t xml:space="preserve">some of </w:t>
        </w:r>
      </w:ins>
      <w:r w:rsidR="0006345E">
        <w:t xml:space="preserve">this </w:t>
      </w:r>
      <w:r w:rsidRPr="0069690B">
        <w:t xml:space="preserve">money abroad? </w:t>
      </w:r>
      <w:r w:rsidR="00207664" w:rsidRPr="0069690B">
        <w:t>E</w:t>
      </w:r>
      <w:r w:rsidR="0022068A" w:rsidRPr="0069690B">
        <w:t>ndu</w:t>
      </w:r>
      <w:r w:rsidR="0022068A">
        <w:t>ring cultural commitments to civilizing missions</w:t>
      </w:r>
      <w:r w:rsidR="001C67E0">
        <w:t xml:space="preserve"> </w:t>
      </w:r>
      <w:r w:rsidR="00207664">
        <w:t xml:space="preserve">often </w:t>
      </w:r>
      <w:r w:rsidR="001C67E0">
        <w:t xml:space="preserve">compels, or at least justifies, </w:t>
      </w:r>
      <w:r w:rsidR="00207664">
        <w:t xml:space="preserve">those in the U.S. </w:t>
      </w:r>
      <w:r w:rsidR="001C67E0">
        <w:t xml:space="preserve">to spread </w:t>
      </w:r>
      <w:r w:rsidR="00207664">
        <w:t>money</w:t>
      </w:r>
      <w:r w:rsidR="00EE0F10">
        <w:t xml:space="preserve"> internationally</w:t>
      </w:r>
      <w:r w:rsidR="000618CD">
        <w:t>. W</w:t>
      </w:r>
      <w:r w:rsidR="002D6C6C">
        <w:t>hether based on secular or religious motivations</w:t>
      </w:r>
      <w:r w:rsidR="00FE1C0A">
        <w:t>, a</w:t>
      </w:r>
      <w:r w:rsidR="00E322F0">
        <w:t xml:space="preserve"> foundational aspect of contemporary liberalism is that </w:t>
      </w:r>
      <w:r w:rsidR="000C3DF1">
        <w:t xml:space="preserve">some values are </w:t>
      </w:r>
      <w:r w:rsidR="00E322F0">
        <w:t xml:space="preserve">universal </w:t>
      </w:r>
      <w:r w:rsidR="000C3DF1">
        <w:t>to</w:t>
      </w:r>
      <w:r w:rsidR="0080651B">
        <w:t xml:space="preserve"> the human experience</w:t>
      </w:r>
      <w:r w:rsidR="000C3DF1">
        <w:t xml:space="preserve"> and must be protected</w:t>
      </w:r>
      <w:r>
        <w:t xml:space="preserve"> and promoted</w:t>
      </w:r>
      <w:r w:rsidR="00E322F0">
        <w:t>.</w:t>
      </w:r>
      <w:r w:rsidR="000C3DF1">
        <w:t xml:space="preserve"> </w:t>
      </w:r>
      <w:r w:rsidR="00E25EDD">
        <w:t xml:space="preserve">While this commitment today typically manifests within a secular, rights-based discourse, this commitment has historic roots </w:t>
      </w:r>
      <w:del w:id="174" w:author="Sebastián Rojas Cabal" w:date="2022-08-02T09:55:00Z">
        <w:r w:rsidR="00E25EDD" w:rsidDel="0042096A">
          <w:delText xml:space="preserve">to </w:delText>
        </w:r>
      </w:del>
      <w:ins w:id="175" w:author="Sebastián Rojas Cabal" w:date="2022-08-02T09:55:00Z">
        <w:r w:rsidR="0042096A">
          <w:t>in</w:t>
        </w:r>
        <w:r w:rsidR="0042096A">
          <w:t xml:space="preserve"> </w:t>
        </w:r>
      </w:ins>
      <w:r w:rsidR="00E25EDD">
        <w:t>European Christians’ seeking to “save” those across their empires and within colonies (</w:t>
      </w:r>
      <w:commentRangeStart w:id="176"/>
      <w:r w:rsidR="00E25EDD">
        <w:t>xx</w:t>
      </w:r>
      <w:commentRangeEnd w:id="176"/>
      <w:r w:rsidR="00015D73">
        <w:rPr>
          <w:rStyle w:val="CommentReference"/>
        </w:rPr>
        <w:commentReference w:id="176"/>
      </w:r>
      <w:r w:rsidR="00E25EDD">
        <w:t>). G</w:t>
      </w:r>
      <w:r w:rsidR="00062084">
        <w:t xml:space="preserve">iven </w:t>
      </w:r>
      <w:r w:rsidR="00E25EDD">
        <w:t>the</w:t>
      </w:r>
      <w:r w:rsidR="00062084">
        <w:t xml:space="preserve"> U.S.</w:t>
      </w:r>
      <w:r w:rsidR="00A10BF0">
        <w:t>’</w:t>
      </w:r>
      <w:r w:rsidR="00062084">
        <w:t xml:space="preserve"> privileged position </w:t>
      </w:r>
      <w:r w:rsidR="00A10BF0">
        <w:t xml:space="preserve">within the global arena, </w:t>
      </w:r>
      <w:r w:rsidR="00E25EDD">
        <w:t xml:space="preserve">today, </w:t>
      </w:r>
      <w:r w:rsidR="007B1E75">
        <w:t xml:space="preserve">many citizens agree they have an obligation to </w:t>
      </w:r>
      <w:r w:rsidR="00062084">
        <w:t xml:space="preserve">extend these resources internationally (xx). </w:t>
      </w:r>
      <w:r w:rsidR="00F26AFC">
        <w:t>T</w:t>
      </w:r>
      <w:r w:rsidR="00C912F7">
        <w:t xml:space="preserve">he U.S. </w:t>
      </w:r>
      <w:r w:rsidR="00CB6F42">
        <w:t xml:space="preserve">government’s </w:t>
      </w:r>
      <w:r w:rsidR="002B0841">
        <w:t>deployment of women’s rights</w:t>
      </w:r>
      <w:r>
        <w:t xml:space="preserve"> discourse</w:t>
      </w:r>
      <w:r w:rsidR="002B0841">
        <w:t xml:space="preserve"> to justify war against the Taliban</w:t>
      </w:r>
      <w:r>
        <w:t xml:space="preserve"> in Afghanistan</w:t>
      </w:r>
      <w:ins w:id="177" w:author="Sebastián Rojas Cabal" w:date="2022-08-02T10:03:00Z">
        <w:r w:rsidR="00015D73">
          <w:t xml:space="preserve"> (</w:t>
        </w:r>
        <w:commentRangeStart w:id="178"/>
        <w:r w:rsidR="00015D73">
          <w:t>xx</w:t>
        </w:r>
      </w:ins>
      <w:commentRangeEnd w:id="178"/>
      <w:ins w:id="179" w:author="Sebastián Rojas Cabal" w:date="2022-08-02T10:04:00Z">
        <w:r w:rsidR="00015D73">
          <w:rPr>
            <w:rStyle w:val="CommentReference"/>
          </w:rPr>
          <w:commentReference w:id="178"/>
        </w:r>
      </w:ins>
      <w:ins w:id="180" w:author="Sebastián Rojas Cabal" w:date="2022-08-02T10:03:00Z">
        <w:r w:rsidR="00015D73">
          <w:t>)</w:t>
        </w:r>
      </w:ins>
      <w:r w:rsidR="002B0841">
        <w:t>, t</w:t>
      </w:r>
      <w:r w:rsidR="00C912F7">
        <w:t xml:space="preserve">he rise in voluntourism and </w:t>
      </w:r>
      <w:r w:rsidR="00FD0F75">
        <w:t>phrases like “think globally, act locally</w:t>
      </w:r>
      <w:r w:rsidR="002B0841">
        <w:t>,</w:t>
      </w:r>
      <w:r w:rsidR="00FD0F75">
        <w:t xml:space="preserve">” </w:t>
      </w:r>
      <w:r w:rsidR="002B0841">
        <w:t>and the success of key social enterprises that commitment to assisting communities abroad</w:t>
      </w:r>
      <w:r>
        <w:t xml:space="preserve"> </w:t>
      </w:r>
      <w:del w:id="181" w:author="Sebastián Rojas Cabal" w:date="2022-08-02T10:03:00Z">
        <w:r w:rsidDel="00015D73">
          <w:rPr>
            <w:b/>
            <w:bCs/>
          </w:rPr>
          <w:delText>SUCH AS</w:delText>
        </w:r>
        <w:r w:rsidR="002B0841" w:rsidDel="00015D73">
          <w:delText xml:space="preserve"> </w:delText>
        </w:r>
      </w:del>
      <w:r w:rsidR="00F26AFC">
        <w:t xml:space="preserve">are all direct manifestations of Americans’ commitment to deploying resources as part of civilizing missions. Certainly, </w:t>
      </w:r>
      <w:r w:rsidR="00391B64">
        <w:t xml:space="preserve">these </w:t>
      </w:r>
      <w:r w:rsidR="00F26AFC">
        <w:t xml:space="preserve">international </w:t>
      </w:r>
      <w:r w:rsidR="00391B64">
        <w:t>commitment</w:t>
      </w:r>
      <w:r w:rsidR="00F26AFC">
        <w:t>s</w:t>
      </w:r>
      <w:r w:rsidR="00391B64">
        <w:t xml:space="preserve"> range from sincere efforts to forge solidarity with </w:t>
      </w:r>
      <w:r w:rsidR="006F5CD6">
        <w:t>the</w:t>
      </w:r>
      <w:r w:rsidR="00391B64">
        <w:t xml:space="preserve"> marginalized to raci</w:t>
      </w:r>
      <w:r w:rsidR="00396F02">
        <w:t xml:space="preserve">alized, imperial feelings of obligation </w:t>
      </w:r>
      <w:r w:rsidR="00391B64">
        <w:t xml:space="preserve">to “civilize,” “empower,” or “structurally adjust” those outside U.S. borders into a better way of life. </w:t>
      </w:r>
    </w:p>
    <w:p w14:paraId="7D97B2FD" w14:textId="00CA9EA3" w:rsidR="007E1E24" w:rsidRPr="004E6AC5" w:rsidRDefault="00492971" w:rsidP="003F3FD4">
      <w:pPr>
        <w:spacing w:line="360" w:lineRule="auto"/>
        <w:ind w:firstLine="720"/>
      </w:pPr>
      <w:r>
        <w:t>While s</w:t>
      </w:r>
      <w:r w:rsidR="004E6AC5">
        <w:t>everal countries are woven into these economic, political, and cultural institutions of Western (neo)liberalism</w:t>
      </w:r>
      <w:r w:rsidR="00C023DD">
        <w:t>, there is a uniqueness to how they interact within the U.S.</w:t>
      </w:r>
      <w:r w:rsidR="004E6AC5">
        <w:t xml:space="preserve"> </w:t>
      </w:r>
      <w:r w:rsidR="003E2B29">
        <w:t>Actors based in the U.S</w:t>
      </w:r>
      <w:r w:rsidR="00EB4FCB">
        <w:t xml:space="preserve"> have a disproportionate role in financing transnational networks</w:t>
      </w:r>
      <w:r w:rsidR="004E6AC5">
        <w:t xml:space="preserve">: there is more wealth due to </w:t>
      </w:r>
      <w:ins w:id="182" w:author="Sebastián Rojas Cabal" w:date="2022-08-02T10:09:00Z">
        <w:r w:rsidR="00760A78">
          <w:t xml:space="preserve">U.S. centrality in </w:t>
        </w:r>
      </w:ins>
      <w:r w:rsidR="004E6AC5">
        <w:t>global capitalis</w:t>
      </w:r>
      <w:ins w:id="183" w:author="Sebastián Rojas Cabal" w:date="2022-08-02T10:09:00Z">
        <w:r w:rsidR="00760A78">
          <w:t>m;</w:t>
        </w:r>
      </w:ins>
      <w:del w:id="184" w:author="Sebastián Rojas Cabal" w:date="2022-08-02T10:09:00Z">
        <w:r w:rsidR="004E6AC5" w:rsidDel="00760A78">
          <w:delText>m,</w:delText>
        </w:r>
      </w:del>
      <w:r w:rsidR="004E6AC5">
        <w:t xml:space="preserve"> more of this wealth is held by civil society actors due to privatization of state resources and lower tax obligations</w:t>
      </w:r>
      <w:del w:id="185" w:author="Sebastián Rojas Cabal" w:date="2022-08-02T10:12:00Z">
        <w:r w:rsidR="004E6AC5" w:rsidDel="007346D1">
          <w:delText xml:space="preserve">, </w:delText>
        </w:r>
      </w:del>
      <w:ins w:id="186" w:author="Sebastián Rojas Cabal" w:date="2022-08-02T10:13:00Z">
        <w:r w:rsidR="007346D1">
          <w:t>;</w:t>
        </w:r>
      </w:ins>
      <w:ins w:id="187" w:author="Sebastián Rojas Cabal" w:date="2022-08-02T10:12:00Z">
        <w:r w:rsidR="007346D1">
          <w:t xml:space="preserve"> </w:t>
        </w:r>
      </w:ins>
      <w:r w:rsidR="004E6AC5">
        <w:t xml:space="preserve">and strong cultural commitments to </w:t>
      </w:r>
      <w:r w:rsidR="004E6AC5">
        <w:lastRenderedPageBreak/>
        <w:t>civilizing missions</w:t>
      </w:r>
      <w:r w:rsidR="00CB462D">
        <w:t xml:space="preserve"> based </w:t>
      </w:r>
      <w:del w:id="188" w:author="Sebastián Rojas Cabal" w:date="2022-08-02T10:13:00Z">
        <w:r w:rsidR="00CB462D" w:rsidDel="007346D1">
          <w:delText xml:space="preserve">on </w:delText>
        </w:r>
      </w:del>
      <w:ins w:id="189" w:author="Sebastián Rojas Cabal" w:date="2022-08-02T10:13:00Z">
        <w:r w:rsidR="007346D1">
          <w:t>first on a</w:t>
        </w:r>
      </w:ins>
      <w:del w:id="190" w:author="Sebastián Rojas Cabal" w:date="2022-08-02T10:13:00Z">
        <w:r w:rsidR="00CB462D" w:rsidDel="007346D1">
          <w:delText>Protestant</w:delText>
        </w:r>
      </w:del>
      <w:r w:rsidR="00CB462D">
        <w:t xml:space="preserve"> religious </w:t>
      </w:r>
      <w:del w:id="191" w:author="Sebastián Rojas Cabal" w:date="2022-08-02T10:13:00Z">
        <w:r w:rsidR="00CB462D" w:rsidDel="007346D1">
          <w:delText xml:space="preserve">ethos </w:delText>
        </w:r>
      </w:del>
      <w:ins w:id="192" w:author="Sebastián Rojas Cabal" w:date="2022-08-02T10:13:00Z">
        <w:r w:rsidR="007346D1">
          <w:t>ethic</w:t>
        </w:r>
        <w:r w:rsidR="007346D1">
          <w:t xml:space="preserve"> </w:t>
        </w:r>
      </w:ins>
      <w:r w:rsidR="00CB462D">
        <w:t>and then</w:t>
      </w:r>
      <w:ins w:id="193" w:author="Sebastián Rojas Cabal" w:date="2022-08-02T10:13:00Z">
        <w:r w:rsidR="007346D1">
          <w:t xml:space="preserve"> on</w:t>
        </w:r>
      </w:ins>
      <w:r w:rsidR="00CB462D">
        <w:t xml:space="preserve"> liberal commitments to universal values</w:t>
      </w:r>
      <w:r w:rsidR="004E6AC5">
        <w:t xml:space="preserve"> compel these civil society actors to spread the</w:t>
      </w:r>
      <w:r w:rsidR="00022D02">
        <w:t>ir</w:t>
      </w:r>
      <w:r w:rsidR="004E6AC5">
        <w:t xml:space="preserve"> money internationally. </w:t>
      </w:r>
      <w:r w:rsidR="002410AE">
        <w:t xml:space="preserve">Countries </w:t>
      </w:r>
      <w:ins w:id="194" w:author="Sebastián Rojas Cabal" w:date="2022-08-02T10:14:00Z">
        <w:r w:rsidR="007346D1">
          <w:t>where these elements are not present</w:t>
        </w:r>
      </w:ins>
      <w:del w:id="195" w:author="Sebastián Rojas Cabal" w:date="2022-08-02T10:14:00Z">
        <w:r w:rsidR="002410AE" w:rsidDel="007346D1">
          <w:delText>that do not have these same three factors,</w:delText>
        </w:r>
      </w:del>
      <w:r w:rsidR="002410AE">
        <w:t xml:space="preserve"> </w:t>
      </w:r>
      <w:r w:rsidR="00421294">
        <w:t xml:space="preserve">are typically not as instrumental in funding transnational </w:t>
      </w:r>
      <w:r w:rsidR="00FB3F65">
        <w:t xml:space="preserve">advocacy </w:t>
      </w:r>
      <w:r w:rsidR="00421294">
        <w:t>networks.</w:t>
      </w:r>
      <w:r w:rsidR="004630E4">
        <w:t xml:space="preserve"> But</w:t>
      </w:r>
      <w:r w:rsidR="007E1E24">
        <w:t xml:space="preserve"> </w:t>
      </w:r>
      <w:r w:rsidR="004630E4">
        <w:t>w</w:t>
      </w:r>
      <w:r w:rsidR="007E1E24">
        <w:t xml:space="preserve">hile these explanations are helpful for understanding </w:t>
      </w:r>
      <w:ins w:id="196" w:author="Sebastián Rojas Cabal" w:date="2022-08-02T10:14:00Z">
        <w:r w:rsidR="007346D1">
          <w:t xml:space="preserve">a country’s nonprofit sector’s </w:t>
        </w:r>
      </w:ins>
      <w:r w:rsidR="007E1E24">
        <w:t xml:space="preserve">general </w:t>
      </w:r>
      <w:r w:rsidR="00B523F0">
        <w:t>capacity</w:t>
      </w:r>
      <w:ins w:id="197" w:author="Sebastián Rojas Cabal" w:date="2022-08-02T10:14:00Z">
        <w:r w:rsidR="007346D1">
          <w:t xml:space="preserve"> to fund transnational advocacy networks</w:t>
        </w:r>
      </w:ins>
      <w:r w:rsidR="007E1E24">
        <w:t xml:space="preserve">, it makes it more challenging for understanding the discrete reasons for why </w:t>
      </w:r>
      <w:r w:rsidR="0068679D">
        <w:t xml:space="preserve">foreign investments </w:t>
      </w:r>
      <w:del w:id="198" w:author="Sebastián Rojas Cabal" w:date="2022-08-02T10:06:00Z">
        <w:r w:rsidR="0068679D" w:rsidDel="00760A78">
          <w:delText xml:space="preserve">shift </w:delText>
        </w:r>
      </w:del>
      <w:ins w:id="199" w:author="Sebastián Rojas Cabal" w:date="2022-08-02T10:06:00Z">
        <w:r w:rsidR="00760A78">
          <w:t>change</w:t>
        </w:r>
        <w:r w:rsidR="00760A78">
          <w:t xml:space="preserve"> </w:t>
        </w:r>
      </w:ins>
      <w:r w:rsidR="0068679D">
        <w:t>at any given time.</w:t>
      </w:r>
      <w:r w:rsidR="000C0A81">
        <w:t xml:space="preserve"> </w:t>
      </w:r>
      <w:r w:rsidR="007E1E24">
        <w:t xml:space="preserve">Understanding specific mechanisms, then, can enhance our overall understanding of the way finances move within transnational networks – something </w:t>
      </w:r>
      <w:r w:rsidR="006138A8">
        <w:t>less</w:t>
      </w:r>
      <w:r w:rsidR="007E1E24">
        <w:t xml:space="preserve"> well studied. </w:t>
      </w:r>
    </w:p>
    <w:p w14:paraId="566C014B" w14:textId="087A80FA" w:rsidR="006E0DF0" w:rsidRDefault="006E0DF0" w:rsidP="003F3FD4">
      <w:pPr>
        <w:spacing w:line="360" w:lineRule="auto"/>
      </w:pPr>
    </w:p>
    <w:p w14:paraId="5EB2AB6B" w14:textId="19E30F10" w:rsidR="006E0DF0" w:rsidRPr="006E0DF0" w:rsidRDefault="006E0DF0" w:rsidP="003F3FD4">
      <w:pPr>
        <w:spacing w:line="360" w:lineRule="auto"/>
        <w:rPr>
          <w:i/>
          <w:iCs/>
        </w:rPr>
      </w:pPr>
      <w:r>
        <w:rPr>
          <w:i/>
          <w:iCs/>
        </w:rPr>
        <w:t xml:space="preserve">Triggering </w:t>
      </w:r>
      <w:r w:rsidR="00F525E1">
        <w:rPr>
          <w:i/>
          <w:iCs/>
        </w:rPr>
        <w:t xml:space="preserve">Foreign </w:t>
      </w:r>
      <w:r>
        <w:rPr>
          <w:i/>
          <w:iCs/>
        </w:rPr>
        <w:t xml:space="preserve">Financial Investments through Changing </w:t>
      </w:r>
      <w:r w:rsidR="008C2C55">
        <w:rPr>
          <w:i/>
          <w:iCs/>
        </w:rPr>
        <w:t>Po</w:t>
      </w:r>
      <w:r w:rsidR="007C2831">
        <w:rPr>
          <w:i/>
          <w:iCs/>
        </w:rPr>
        <w:t>litical Opportunities</w:t>
      </w:r>
    </w:p>
    <w:p w14:paraId="5ED36795" w14:textId="121724DB" w:rsidR="004B3B65" w:rsidRDefault="00F241B2" w:rsidP="00690F79">
      <w:pPr>
        <w:spacing w:line="360" w:lineRule="auto"/>
      </w:pPr>
      <w:r>
        <w:t>T</w:t>
      </w:r>
      <w:r w:rsidR="005E59CC">
        <w:t xml:space="preserve">he aforementioned factors help explain the </w:t>
      </w:r>
      <w:r>
        <w:t>capacity and proclivity to fund transnational networks; to explain changes in the intensity or magnitude of this funding, we turn to theories from social movement studies.</w:t>
      </w:r>
      <w:r w:rsidR="00710D97">
        <w:t xml:space="preserve"> </w:t>
      </w:r>
      <w:r w:rsidR="001B3D1C">
        <w:t>Namely,</w:t>
      </w:r>
      <w:r w:rsidR="007B41E7">
        <w:t xml:space="preserve"> </w:t>
      </w:r>
      <w:del w:id="200" w:author="Sebastián Rojas Cabal" w:date="2022-08-02T10:15:00Z">
        <w:r w:rsidR="001B3D1C" w:rsidDel="007346D1">
          <w:delText>participating</w:delText>
        </w:r>
      </w:del>
      <w:ins w:id="201" w:author="Sebastián Rojas Cabal" w:date="2022-08-02T10:15:00Z">
        <w:r w:rsidR="007346D1">
          <w:t xml:space="preserve">taking part in </w:t>
        </w:r>
      </w:ins>
      <w:del w:id="202" w:author="Sebastián Rojas Cabal" w:date="2022-08-02T10:15:00Z">
        <w:r w:rsidR="001B3D1C" w:rsidDel="007346D1">
          <w:delText xml:space="preserve"> transnationally</w:delText>
        </w:r>
      </w:del>
      <w:ins w:id="203" w:author="Sebastián Rojas Cabal" w:date="2022-08-02T10:15:00Z">
        <w:r w:rsidR="007346D1">
          <w:t xml:space="preserve">transnational organizing is a choice. </w:t>
        </w:r>
      </w:ins>
      <w:del w:id="204" w:author="Sebastián Rojas Cabal" w:date="2022-08-02T10:15:00Z">
        <w:r w:rsidR="001B3D1C" w:rsidDel="007346D1">
          <w:delText xml:space="preserve"> is a strategy actors </w:delText>
        </w:r>
        <w:r w:rsidR="00F424FB" w:rsidDel="007346D1">
          <w:delText xml:space="preserve">choose to do. </w:delText>
        </w:r>
      </w:del>
      <w:r w:rsidR="00F424FB">
        <w:t>One framework for understanding how</w:t>
      </w:r>
      <w:r w:rsidR="00D27A9B">
        <w:t xml:space="preserve"> actors</w:t>
      </w:r>
      <w:r w:rsidR="00F424FB">
        <w:t xml:space="preserve"> make </w:t>
      </w:r>
      <w:del w:id="205" w:author="Sebastián Rojas Cabal" w:date="2022-08-02T10:15:00Z">
        <w:r w:rsidR="00F424FB" w:rsidDel="007346D1">
          <w:delText xml:space="preserve">strategy </w:delText>
        </w:r>
      </w:del>
      <w:ins w:id="206" w:author="Sebastián Rojas Cabal" w:date="2022-08-02T10:15:00Z">
        <w:r w:rsidR="007346D1">
          <w:t>s</w:t>
        </w:r>
      </w:ins>
      <w:ins w:id="207" w:author="Sebastián Rojas Cabal" w:date="2022-08-02T10:16:00Z">
        <w:r w:rsidR="007346D1">
          <w:t>trategic</w:t>
        </w:r>
      </w:ins>
      <w:ins w:id="208" w:author="Sebastián Rojas Cabal" w:date="2022-08-02T10:15:00Z">
        <w:r w:rsidR="007346D1">
          <w:t xml:space="preserve"> </w:t>
        </w:r>
      </w:ins>
      <w:r w:rsidR="00F424FB">
        <w:t xml:space="preserve">decisions is to look at </w:t>
      </w:r>
      <w:r w:rsidR="00C229FA">
        <w:t xml:space="preserve">changing political </w:t>
      </w:r>
      <w:r w:rsidR="007B41E7">
        <w:t>opportunities</w:t>
      </w:r>
      <w:r w:rsidR="006228E0">
        <w:t>, or the extent to which relevant political institutions are open or closed to advancing</w:t>
      </w:r>
      <w:r w:rsidR="000C45B5">
        <w:t xml:space="preserve"> one’s</w:t>
      </w:r>
      <w:r w:rsidR="006228E0">
        <w:t xml:space="preserve"> </w:t>
      </w:r>
      <w:r w:rsidR="00A82712">
        <w:t>agenda</w:t>
      </w:r>
      <w:r w:rsidR="007B41E7">
        <w:t xml:space="preserve"> </w:t>
      </w:r>
      <w:r w:rsidR="00710D97">
        <w:t>(</w:t>
      </w:r>
      <w:r w:rsidR="008C178F">
        <w:t>Meyer and Minkoff 2004;</w:t>
      </w:r>
      <w:r w:rsidR="006228E0">
        <w:t xml:space="preserve"> </w:t>
      </w:r>
      <w:proofErr w:type="spellStart"/>
      <w:r w:rsidR="006228E0">
        <w:t>Sikkink</w:t>
      </w:r>
      <w:proofErr w:type="spellEnd"/>
      <w:r w:rsidR="006228E0">
        <w:t xml:space="preserve"> 2005</w:t>
      </w:r>
      <w:r w:rsidR="00710D97">
        <w:t xml:space="preserve">). </w:t>
      </w:r>
      <w:r w:rsidR="002A1B1B">
        <w:t xml:space="preserve">If </w:t>
      </w:r>
      <w:r w:rsidR="00315FB1">
        <w:t>domestic opportunities</w:t>
      </w:r>
      <w:r w:rsidR="00DD3384">
        <w:t xml:space="preserve"> are limited</w:t>
      </w:r>
      <w:r w:rsidR="00315FB1">
        <w:t xml:space="preserve">, then turning toward the transnational landscape for opportunity elsewhere represents </w:t>
      </w:r>
      <w:r w:rsidR="00BD6F6D">
        <w:t xml:space="preserve">a </w:t>
      </w:r>
      <w:r w:rsidR="00315FB1">
        <w:t>viable option</w:t>
      </w:r>
      <w:r w:rsidR="00BD6F6D">
        <w:t xml:space="preserve"> for social movement actors to continue their work</w:t>
      </w:r>
      <w:r w:rsidR="00315FB1">
        <w:t xml:space="preserve"> (</w:t>
      </w:r>
      <w:r w:rsidR="00ED0BF4">
        <w:t xml:space="preserve">Della Porta and </w:t>
      </w:r>
      <w:proofErr w:type="spellStart"/>
      <w:r w:rsidR="00ED0BF4">
        <w:t>Tarrow</w:t>
      </w:r>
      <w:proofErr w:type="spellEnd"/>
      <w:r w:rsidR="00ED0BF4">
        <w:t xml:space="preserve"> 2005; </w:t>
      </w:r>
      <w:proofErr w:type="spellStart"/>
      <w:r w:rsidR="00315FB1">
        <w:t>Khagram</w:t>
      </w:r>
      <w:proofErr w:type="spellEnd"/>
      <w:r w:rsidR="00315FB1">
        <w:t xml:space="preserve">, Riker, and </w:t>
      </w:r>
      <w:proofErr w:type="spellStart"/>
      <w:r w:rsidR="00315FB1">
        <w:t>Sikkink</w:t>
      </w:r>
      <w:proofErr w:type="spellEnd"/>
      <w:r w:rsidR="00315FB1">
        <w:t xml:space="preserve"> 2002). </w:t>
      </w:r>
      <w:r w:rsidR="00DA45ED">
        <w:t>While there are several facets to political opportunities, we specifically focus on the role of changing public policy (</w:t>
      </w:r>
      <w:proofErr w:type="spellStart"/>
      <w:r w:rsidR="00DA45ED">
        <w:t>Tarrow</w:t>
      </w:r>
      <w:proofErr w:type="spellEnd"/>
      <w:r w:rsidR="00DA45ED">
        <w:t xml:space="preserve"> 1994).</w:t>
      </w:r>
    </w:p>
    <w:p w14:paraId="6F697B00" w14:textId="31DD0A49" w:rsidR="008F1C01" w:rsidRDefault="007A1E9E" w:rsidP="003F3FD4">
      <w:pPr>
        <w:spacing w:line="360" w:lineRule="auto"/>
      </w:pPr>
      <w:r>
        <w:tab/>
      </w:r>
      <w:r w:rsidR="00DA45ED">
        <w:t xml:space="preserve">There are three ways changes in policy can close off domestic opportunities and make international </w:t>
      </w:r>
      <w:r w:rsidR="00332387">
        <w:t>engagement</w:t>
      </w:r>
      <w:r w:rsidR="00DA45ED">
        <w:t xml:space="preserve"> more attractive to achieving one’s aims. The first </w:t>
      </w:r>
      <w:r w:rsidR="007C78AE">
        <w:t xml:space="preserve">can be characterized through Keck and </w:t>
      </w:r>
      <w:proofErr w:type="spellStart"/>
      <w:r w:rsidR="007C78AE">
        <w:t>Sikkink’s</w:t>
      </w:r>
      <w:proofErr w:type="spellEnd"/>
      <w:r w:rsidR="007C78AE">
        <w:t xml:space="preserve"> boomerang model: here, adverse </w:t>
      </w:r>
      <w:ins w:id="209" w:author="Sebastián Rojas Cabal" w:date="2022-08-02T10:18:00Z">
        <w:r w:rsidR="00CC4F88">
          <w:t xml:space="preserve">local </w:t>
        </w:r>
      </w:ins>
      <w:r w:rsidR="007C78AE">
        <w:t xml:space="preserve">policies spur local organizations to seek transnational partnerships to order to exert greater pressure on the </w:t>
      </w:r>
      <w:ins w:id="210" w:author="Sebastián Rojas Cabal" w:date="2022-08-02T10:18:00Z">
        <w:r w:rsidR="00CC4F88">
          <w:t xml:space="preserve">local </w:t>
        </w:r>
      </w:ins>
      <w:r w:rsidR="007C78AE">
        <w:t>state.</w:t>
      </w:r>
      <w:ins w:id="211" w:author="Sebastián Rojas Cabal" w:date="2022-08-02T10:18:00Z">
        <w:r w:rsidR="00CC4F88">
          <w:t xml:space="preserve"> Under the boomerang model, transnational advoc</w:t>
        </w:r>
      </w:ins>
      <w:ins w:id="212" w:author="Sebastián Rojas Cabal" w:date="2022-08-02T10:19:00Z">
        <w:r w:rsidR="00CC4F88">
          <w:t>acy is a strategy local civil society actors engage in to nudge their recalcitrant state into changing policies.</w:t>
        </w:r>
      </w:ins>
      <w:r w:rsidR="007C78AE">
        <w:t xml:space="preserve"> </w:t>
      </w:r>
      <w:r w:rsidR="00AE094E">
        <w:t>The second is that domestic opportunities become limited following policy gains. After some level of achievement, actors may seek to continue their work internationally</w:t>
      </w:r>
      <w:r w:rsidR="004817F0">
        <w:t xml:space="preserve"> (e.g., part of the “civilizing mission”). </w:t>
      </w:r>
      <w:r w:rsidR="00DE43A1">
        <w:t>For example, there was dramatic extension in this type of work following the end of the Cold War as U.S. organizations advancing democracy</w:t>
      </w:r>
      <w:ins w:id="213" w:author="Sebastián Rojas Cabal" w:date="2022-08-02T10:19:00Z">
        <w:r w:rsidR="00CC4F88">
          <w:t xml:space="preserve"> and</w:t>
        </w:r>
      </w:ins>
      <w:del w:id="214" w:author="Sebastián Rojas Cabal" w:date="2022-08-02T10:19:00Z">
        <w:r w:rsidR="00DE43A1" w:rsidDel="00CC4F88">
          <w:delText>,</w:delText>
        </w:r>
      </w:del>
      <w:r w:rsidR="00DE43A1">
        <w:t xml:space="preserve"> women’s rights, </w:t>
      </w:r>
      <w:ins w:id="215" w:author="Sebastián Rojas Cabal" w:date="2022-08-02T10:19:00Z">
        <w:r w:rsidR="00CC4F88">
          <w:t xml:space="preserve">for example, </w:t>
        </w:r>
      </w:ins>
      <w:r w:rsidR="00DE43A1">
        <w:t>descended upon post-Communist states (xx; xx)</w:t>
      </w:r>
      <w:r w:rsidR="0064766C">
        <w:t xml:space="preserve">. </w:t>
      </w:r>
      <w:r w:rsidR="00F42F92">
        <w:t xml:space="preserve">Internationalizing efforts following policy gains </w:t>
      </w:r>
      <w:r w:rsidR="00AD6253">
        <w:t xml:space="preserve">also </w:t>
      </w:r>
      <w:r w:rsidR="00F42F92">
        <w:t xml:space="preserve">allows organizations to </w:t>
      </w:r>
      <w:del w:id="216" w:author="Sebastián Rojas Cabal" w:date="2022-08-02T10:20:00Z">
        <w:r w:rsidR="00F42F92" w:rsidDel="00CC4F88">
          <w:delText xml:space="preserve">continue </w:delText>
        </w:r>
        <w:r w:rsidR="008F4791" w:rsidDel="00CC4F88">
          <w:delText>justifying</w:delText>
        </w:r>
      </w:del>
      <w:ins w:id="217" w:author="Sebastián Rojas Cabal" w:date="2022-08-02T10:20:00Z">
        <w:r w:rsidR="00CC4F88">
          <w:t>justify their continued</w:t>
        </w:r>
      </w:ins>
      <w:del w:id="218" w:author="Sebastián Rojas Cabal" w:date="2022-08-02T10:20:00Z">
        <w:r w:rsidR="008F4791" w:rsidDel="00CC4F88">
          <w:delText xml:space="preserve"> their</w:delText>
        </w:r>
      </w:del>
      <w:r w:rsidR="008F4791">
        <w:t xml:space="preserve"> existence and </w:t>
      </w:r>
      <w:r w:rsidR="00AD6253">
        <w:t xml:space="preserve">to </w:t>
      </w:r>
      <w:ins w:id="219" w:author="Sebastián Rojas Cabal" w:date="2022-08-02T10:20:00Z">
        <w:r w:rsidR="00CC4F88">
          <w:t xml:space="preserve">keep </w:t>
        </w:r>
      </w:ins>
      <w:del w:id="220" w:author="Sebastián Rojas Cabal" w:date="2022-08-02T10:20:00Z">
        <w:r w:rsidR="008F4791" w:rsidDel="00CC4F88">
          <w:delText xml:space="preserve">keep </w:delText>
        </w:r>
        <w:r w:rsidR="00F42F92" w:rsidDel="00CC4F88">
          <w:delText xml:space="preserve">acquiring </w:delText>
        </w:r>
      </w:del>
      <w:ins w:id="221" w:author="Sebastián Rojas Cabal" w:date="2022-08-02T10:20:00Z">
        <w:r w:rsidR="00CC4F88">
          <w:t xml:space="preserve">acquiring </w:t>
        </w:r>
      </w:ins>
      <w:r w:rsidR="00F42F92">
        <w:t xml:space="preserve">resources (xx; xx). </w:t>
      </w:r>
      <w:r w:rsidR="004817F0">
        <w:t xml:space="preserve">The third </w:t>
      </w:r>
      <w:r w:rsidR="0045007A">
        <w:t>follows from</w:t>
      </w:r>
      <w:r w:rsidR="004817F0">
        <w:t xml:space="preserve"> public policy failure</w:t>
      </w:r>
      <w:r w:rsidR="00F3726A">
        <w:t xml:space="preserve">: </w:t>
      </w:r>
      <w:r w:rsidR="004817F0">
        <w:lastRenderedPageBreak/>
        <w:t xml:space="preserve">actors may </w:t>
      </w:r>
      <w:r w:rsidR="00F3726A">
        <w:t xml:space="preserve">cut their losses </w:t>
      </w:r>
      <w:ins w:id="222" w:author="Sebastián Rojas Cabal" w:date="2022-08-02T10:20:00Z">
        <w:r w:rsidR="00CC4F88">
          <w:t xml:space="preserve">at home </w:t>
        </w:r>
      </w:ins>
      <w:r w:rsidR="00F3726A">
        <w:t xml:space="preserve">and instead </w:t>
      </w:r>
      <w:r w:rsidR="004817F0">
        <w:t>seek more amenable forums elsewhere</w:t>
      </w:r>
      <w:r w:rsidR="00662414">
        <w:t xml:space="preserve"> to achieve their goals</w:t>
      </w:r>
      <w:r w:rsidR="004817F0">
        <w:t xml:space="preserve">. This process, known as “forum shopping,” allows actors to take advantage of an increasingly accessible global landscape. </w:t>
      </w:r>
      <w:r w:rsidR="00BE1C6A">
        <w:t xml:space="preserve">The common element to each of these pathways is that domestic opportunities are limited relative to more favorable opportunities awaiting at the transnational scale. </w:t>
      </w:r>
      <w:r w:rsidR="00E43D1D">
        <w:t xml:space="preserve">If public policy changes are successful in instilling this perception, </w:t>
      </w:r>
      <w:r w:rsidR="0082228D">
        <w:t xml:space="preserve">we argue </w:t>
      </w:r>
      <w:r w:rsidR="00E43D1D">
        <w:t>this will trigger a shift in investments and priorities abroad.</w:t>
      </w:r>
    </w:p>
    <w:p w14:paraId="473B736F" w14:textId="77777777" w:rsidR="00F7598F" w:rsidRDefault="00F7598F" w:rsidP="003F3FD4">
      <w:pPr>
        <w:spacing w:line="360" w:lineRule="auto"/>
        <w:jc w:val="center"/>
        <w:rPr>
          <w:b/>
          <w:bCs/>
          <w:color w:val="000000" w:themeColor="text1"/>
        </w:rPr>
      </w:pPr>
    </w:p>
    <w:p w14:paraId="61BE28B2" w14:textId="77777777" w:rsidR="004F48C3" w:rsidRDefault="007A2D00" w:rsidP="004F48C3">
      <w:pPr>
        <w:spacing w:line="360" w:lineRule="auto"/>
        <w:jc w:val="center"/>
        <w:rPr>
          <w:b/>
          <w:bCs/>
          <w:color w:val="000000" w:themeColor="text1"/>
        </w:rPr>
      </w:pPr>
      <w:r>
        <w:rPr>
          <w:b/>
          <w:bCs/>
          <w:color w:val="000000" w:themeColor="text1"/>
        </w:rPr>
        <w:t xml:space="preserve">U.S. </w:t>
      </w:r>
      <w:r w:rsidR="00EC10A0">
        <w:rPr>
          <w:b/>
          <w:bCs/>
          <w:color w:val="000000" w:themeColor="text1"/>
        </w:rPr>
        <w:t xml:space="preserve">Funding of the Post-Liberal Shift: </w:t>
      </w:r>
    </w:p>
    <w:p w14:paraId="09A3322B" w14:textId="19F4DC8F" w:rsidR="00F76220" w:rsidRDefault="00EC10A0" w:rsidP="004F48C3">
      <w:pPr>
        <w:spacing w:line="360" w:lineRule="auto"/>
        <w:jc w:val="center"/>
        <w:rPr>
          <w:b/>
          <w:bCs/>
          <w:color w:val="000000" w:themeColor="text1"/>
        </w:rPr>
      </w:pPr>
      <w:r>
        <w:rPr>
          <w:b/>
          <w:bCs/>
          <w:color w:val="000000" w:themeColor="text1"/>
        </w:rPr>
        <w:t xml:space="preserve">The Case of Illiberal </w:t>
      </w:r>
      <w:r w:rsidR="007A2D00">
        <w:rPr>
          <w:b/>
          <w:bCs/>
          <w:color w:val="000000" w:themeColor="text1"/>
        </w:rPr>
        <w:t>Anti-</w:t>
      </w:r>
      <w:r w:rsidR="002517A0">
        <w:rPr>
          <w:b/>
          <w:bCs/>
          <w:color w:val="000000" w:themeColor="text1"/>
        </w:rPr>
        <w:t>LGBTQ+</w:t>
      </w:r>
      <w:r w:rsidR="007A2D00">
        <w:rPr>
          <w:b/>
          <w:bCs/>
          <w:color w:val="000000" w:themeColor="text1"/>
        </w:rPr>
        <w:t xml:space="preserve"> Networks</w:t>
      </w:r>
    </w:p>
    <w:p w14:paraId="65E92789" w14:textId="6FB72D7C" w:rsidR="007F113E" w:rsidRDefault="00782F38" w:rsidP="003F3FD4">
      <w:pPr>
        <w:spacing w:line="360" w:lineRule="auto"/>
        <w:rPr>
          <w:color w:val="000000" w:themeColor="text1"/>
        </w:rPr>
      </w:pPr>
      <w:r>
        <w:rPr>
          <w:color w:val="000000" w:themeColor="text1"/>
        </w:rPr>
        <w:t xml:space="preserve">Research on transnational networks is often focused on how </w:t>
      </w:r>
      <w:r w:rsidR="0070547F">
        <w:rPr>
          <w:color w:val="000000" w:themeColor="text1"/>
        </w:rPr>
        <w:t>these relational patterns</w:t>
      </w:r>
      <w:r>
        <w:rPr>
          <w:color w:val="000000" w:themeColor="text1"/>
        </w:rPr>
        <w:t xml:space="preserve"> advance tenets of contemporary liberalism</w:t>
      </w:r>
      <w:r w:rsidR="00BA2E30">
        <w:rPr>
          <w:color w:val="000000" w:themeColor="text1"/>
        </w:rPr>
        <w:t xml:space="preserve"> and hold states accountable to</w:t>
      </w:r>
      <w:r w:rsidR="00FE1A13">
        <w:rPr>
          <w:color w:val="000000" w:themeColor="text1"/>
        </w:rPr>
        <w:t xml:space="preserve"> corresponding</w:t>
      </w:r>
      <w:r w:rsidR="00BA2E30">
        <w:rPr>
          <w:color w:val="000000" w:themeColor="text1"/>
        </w:rPr>
        <w:t xml:space="preserve"> global norms </w:t>
      </w:r>
      <w:r w:rsidR="00B61435">
        <w:rPr>
          <w:color w:val="000000" w:themeColor="text1"/>
        </w:rPr>
        <w:t xml:space="preserve">like </w:t>
      </w:r>
      <w:r w:rsidR="00BA2E30">
        <w:rPr>
          <w:color w:val="000000" w:themeColor="text1"/>
        </w:rPr>
        <w:t xml:space="preserve">democracy, human rights, and environmental protections (Keck and </w:t>
      </w:r>
      <w:proofErr w:type="spellStart"/>
      <w:r w:rsidR="00BA2E30">
        <w:rPr>
          <w:color w:val="000000" w:themeColor="text1"/>
        </w:rPr>
        <w:t>Sikkink</w:t>
      </w:r>
      <w:proofErr w:type="spellEnd"/>
      <w:r w:rsidR="00BA2E30">
        <w:rPr>
          <w:color w:val="000000" w:themeColor="text1"/>
        </w:rPr>
        <w:t xml:space="preserve"> 1998). </w:t>
      </w:r>
      <w:r w:rsidR="00FE1A13">
        <w:rPr>
          <w:color w:val="000000" w:themeColor="text1"/>
        </w:rPr>
        <w:t xml:space="preserve">Consequently, any attention </w:t>
      </w:r>
      <w:r w:rsidR="00E8106C">
        <w:rPr>
          <w:color w:val="000000" w:themeColor="text1"/>
        </w:rPr>
        <w:t>to how finances move</w:t>
      </w:r>
      <w:r w:rsidR="003F708C">
        <w:rPr>
          <w:color w:val="000000" w:themeColor="text1"/>
        </w:rPr>
        <w:t xml:space="preserve"> </w:t>
      </w:r>
      <w:r w:rsidR="00B61435">
        <w:rPr>
          <w:color w:val="000000" w:themeColor="text1"/>
        </w:rPr>
        <w:t xml:space="preserve">through </w:t>
      </w:r>
      <w:r w:rsidR="003F708C">
        <w:rPr>
          <w:color w:val="000000" w:themeColor="text1"/>
        </w:rPr>
        <w:t>and affect</w:t>
      </w:r>
      <w:r w:rsidR="00E8106C">
        <w:rPr>
          <w:color w:val="000000" w:themeColor="text1"/>
        </w:rPr>
        <w:t xml:space="preserve"> these structures</w:t>
      </w:r>
      <w:r w:rsidR="007F113E">
        <w:rPr>
          <w:color w:val="000000" w:themeColor="text1"/>
        </w:rPr>
        <w:t xml:space="preserve"> </w:t>
      </w:r>
      <w:r w:rsidR="00FE1A13">
        <w:rPr>
          <w:color w:val="000000" w:themeColor="text1"/>
        </w:rPr>
        <w:t xml:space="preserve">similarly </w:t>
      </w:r>
      <w:r w:rsidR="00E8106C">
        <w:rPr>
          <w:color w:val="000000" w:themeColor="text1"/>
        </w:rPr>
        <w:t>center</w:t>
      </w:r>
      <w:r w:rsidR="007F113E">
        <w:rPr>
          <w:color w:val="000000" w:themeColor="text1"/>
        </w:rPr>
        <w:t xml:space="preserve">s </w:t>
      </w:r>
      <w:r w:rsidR="00F3635E">
        <w:rPr>
          <w:color w:val="000000" w:themeColor="text1"/>
        </w:rPr>
        <w:t xml:space="preserve">liberal ends </w:t>
      </w:r>
      <w:r w:rsidR="00FE1A13">
        <w:rPr>
          <w:color w:val="000000" w:themeColor="text1"/>
        </w:rPr>
        <w:t xml:space="preserve">(Sperling et al. 2001). In fact, </w:t>
      </w:r>
      <w:r w:rsidR="00E8385E">
        <w:rPr>
          <w:color w:val="000000" w:themeColor="text1"/>
        </w:rPr>
        <w:t xml:space="preserve">because of this common link </w:t>
      </w:r>
      <w:r w:rsidR="008E7AD4">
        <w:rPr>
          <w:color w:val="000000" w:themeColor="text1"/>
        </w:rPr>
        <w:t xml:space="preserve">between </w:t>
      </w:r>
      <w:r w:rsidR="00E8385E">
        <w:rPr>
          <w:color w:val="000000" w:themeColor="text1"/>
        </w:rPr>
        <w:t xml:space="preserve">foreign dollars </w:t>
      </w:r>
      <w:r w:rsidR="008E7AD4">
        <w:rPr>
          <w:color w:val="000000" w:themeColor="text1"/>
        </w:rPr>
        <w:t>and</w:t>
      </w:r>
      <w:r w:rsidR="00E8385E">
        <w:rPr>
          <w:color w:val="000000" w:themeColor="text1"/>
        </w:rPr>
        <w:t xml:space="preserve"> liberal, democratic values, dozens of states have implemented </w:t>
      </w:r>
      <w:r w:rsidR="008F7405">
        <w:rPr>
          <w:color w:val="000000" w:themeColor="text1"/>
        </w:rPr>
        <w:t xml:space="preserve">severe </w:t>
      </w:r>
      <w:r w:rsidR="00E8385E">
        <w:rPr>
          <w:color w:val="000000" w:themeColor="text1"/>
        </w:rPr>
        <w:t>limits on foreign funding to domestic</w:t>
      </w:r>
      <w:r w:rsidR="000F60E7">
        <w:rPr>
          <w:color w:val="000000" w:themeColor="text1"/>
        </w:rPr>
        <w:t xml:space="preserve"> civil society </w:t>
      </w:r>
      <w:r w:rsidR="00E8385E">
        <w:rPr>
          <w:color w:val="000000" w:themeColor="text1"/>
        </w:rPr>
        <w:t>organizations</w:t>
      </w:r>
      <w:r w:rsidR="008F7405">
        <w:rPr>
          <w:color w:val="000000" w:themeColor="text1"/>
        </w:rPr>
        <w:t xml:space="preserve">; one manifestation of growing illiberalism </w:t>
      </w:r>
      <w:r w:rsidR="00E8385E">
        <w:rPr>
          <w:color w:val="000000" w:themeColor="text1"/>
        </w:rPr>
        <w:t xml:space="preserve">(Bromley et al. 2018). </w:t>
      </w:r>
      <w:r w:rsidR="008E7AD4">
        <w:rPr>
          <w:color w:val="000000" w:themeColor="text1"/>
        </w:rPr>
        <w:t xml:space="preserve">Yet, these funding restrictions are paradoxical as </w:t>
      </w:r>
      <w:r w:rsidR="00BB47FD">
        <w:rPr>
          <w:color w:val="000000" w:themeColor="text1"/>
        </w:rPr>
        <w:t xml:space="preserve">many civil society organizations promoting illiberal values within these states also participate in growing transnational networks </w:t>
      </w:r>
      <w:r w:rsidR="008E7AD4">
        <w:rPr>
          <w:color w:val="000000" w:themeColor="text1"/>
        </w:rPr>
        <w:t>(</w:t>
      </w:r>
      <w:proofErr w:type="spellStart"/>
      <w:r w:rsidR="008E7AD4">
        <w:rPr>
          <w:color w:val="000000" w:themeColor="text1"/>
        </w:rPr>
        <w:t>Atalay</w:t>
      </w:r>
      <w:proofErr w:type="spellEnd"/>
      <w:r w:rsidR="008E7AD4">
        <w:rPr>
          <w:color w:val="000000" w:themeColor="text1"/>
        </w:rPr>
        <w:t xml:space="preserve"> 2022</w:t>
      </w:r>
      <w:r w:rsidR="00C81C3E">
        <w:rPr>
          <w:color w:val="000000" w:themeColor="text1"/>
        </w:rPr>
        <w:t xml:space="preserve">; </w:t>
      </w:r>
      <w:proofErr w:type="spellStart"/>
      <w:r w:rsidR="00C81C3E">
        <w:rPr>
          <w:color w:val="000000" w:themeColor="text1"/>
        </w:rPr>
        <w:t>Korolczuk</w:t>
      </w:r>
      <w:proofErr w:type="spellEnd"/>
      <w:r w:rsidR="00C81C3E">
        <w:rPr>
          <w:color w:val="000000" w:themeColor="text1"/>
        </w:rPr>
        <w:t xml:space="preserve"> and Graff 2018</w:t>
      </w:r>
      <w:r w:rsidR="00714A2C">
        <w:rPr>
          <w:color w:val="000000" w:themeColor="text1"/>
        </w:rPr>
        <w:t xml:space="preserve">; </w:t>
      </w:r>
      <w:proofErr w:type="spellStart"/>
      <w:r w:rsidR="00714A2C">
        <w:rPr>
          <w:color w:val="000000" w:themeColor="text1"/>
        </w:rPr>
        <w:t>Kovats</w:t>
      </w:r>
      <w:proofErr w:type="spellEnd"/>
      <w:r w:rsidR="00714A2C">
        <w:rPr>
          <w:color w:val="000000" w:themeColor="text1"/>
        </w:rPr>
        <w:t xml:space="preserve"> 2017</w:t>
      </w:r>
      <w:r w:rsidR="008E7AD4">
        <w:rPr>
          <w:color w:val="000000" w:themeColor="text1"/>
        </w:rPr>
        <w:t xml:space="preserve">). </w:t>
      </w:r>
      <w:r w:rsidR="00710075">
        <w:rPr>
          <w:color w:val="000000" w:themeColor="text1"/>
        </w:rPr>
        <w:t xml:space="preserve">Nevertheless, as transnational illiberal networks grow and their </w:t>
      </w:r>
      <w:r w:rsidR="00E971EA">
        <w:rPr>
          <w:color w:val="000000" w:themeColor="text1"/>
        </w:rPr>
        <w:t xml:space="preserve">consequences </w:t>
      </w:r>
      <w:ins w:id="223" w:author="Sebastián Rojas Cabal" w:date="2022-08-02T10:56:00Z">
        <w:r w:rsidR="00242A38">
          <w:rPr>
            <w:color w:val="000000" w:themeColor="text1"/>
          </w:rPr>
          <w:t xml:space="preserve">become </w:t>
        </w:r>
      </w:ins>
      <w:r w:rsidR="00710075">
        <w:rPr>
          <w:color w:val="000000" w:themeColor="text1"/>
        </w:rPr>
        <w:t>more acute, there is a pressing need to understand from where they are getting their resources and what triggers these investments.</w:t>
      </w:r>
    </w:p>
    <w:p w14:paraId="03A4AD0F" w14:textId="5CD4B5CC" w:rsidR="008B1950" w:rsidRDefault="00710075" w:rsidP="00710075">
      <w:pPr>
        <w:spacing w:line="360" w:lineRule="auto"/>
        <w:ind w:firstLine="720"/>
        <w:rPr>
          <w:color w:val="000000" w:themeColor="text1"/>
        </w:rPr>
      </w:pPr>
      <w:r>
        <w:rPr>
          <w:color w:val="000000" w:themeColor="text1"/>
        </w:rPr>
        <w:t xml:space="preserve">To address this broad </w:t>
      </w:r>
      <w:r w:rsidR="0026140B">
        <w:rPr>
          <w:color w:val="000000" w:themeColor="text1"/>
        </w:rPr>
        <w:t>topic</w:t>
      </w:r>
      <w:r>
        <w:rPr>
          <w:color w:val="000000" w:themeColor="text1"/>
        </w:rPr>
        <w:t xml:space="preserve">, we apply our theoretical framework to transnational anti-LGBTQ+ networks. </w:t>
      </w:r>
      <w:r w:rsidR="004A5B13">
        <w:rPr>
          <w:color w:val="000000" w:themeColor="text1"/>
        </w:rPr>
        <w:t xml:space="preserve">We do so because anti-LGBTQ+ and corresponding anti-gender </w:t>
      </w:r>
      <w:r w:rsidR="00A72CDD">
        <w:rPr>
          <w:color w:val="000000" w:themeColor="text1"/>
        </w:rPr>
        <w:t xml:space="preserve">networks </w:t>
      </w:r>
      <w:r w:rsidR="004A5B13">
        <w:rPr>
          <w:color w:val="000000" w:themeColor="text1"/>
        </w:rPr>
        <w:t>represent the forefront of (il)liberal divides (</w:t>
      </w:r>
      <w:proofErr w:type="spellStart"/>
      <w:r w:rsidR="00621B0D">
        <w:rPr>
          <w:color w:val="000000" w:themeColor="text1"/>
        </w:rPr>
        <w:t>Paternotte</w:t>
      </w:r>
      <w:proofErr w:type="spellEnd"/>
      <w:r w:rsidR="00621B0D">
        <w:rPr>
          <w:color w:val="000000" w:themeColor="text1"/>
        </w:rPr>
        <w:t xml:space="preserve"> and </w:t>
      </w:r>
      <w:proofErr w:type="spellStart"/>
      <w:r w:rsidR="00621B0D">
        <w:rPr>
          <w:color w:val="000000" w:themeColor="text1"/>
        </w:rPr>
        <w:t>Kuhar</w:t>
      </w:r>
      <w:proofErr w:type="spellEnd"/>
      <w:r w:rsidR="00621B0D">
        <w:rPr>
          <w:color w:val="000000" w:themeColor="text1"/>
        </w:rPr>
        <w:t xml:space="preserve"> 2017; </w:t>
      </w:r>
      <w:r w:rsidR="004A5B13">
        <w:rPr>
          <w:color w:val="000000" w:themeColor="text1"/>
        </w:rPr>
        <w:t xml:space="preserve">Velasco </w:t>
      </w:r>
      <w:r w:rsidR="004A5B13">
        <w:rPr>
          <w:i/>
          <w:iCs/>
          <w:color w:val="000000" w:themeColor="text1"/>
        </w:rPr>
        <w:t>forthcoming</w:t>
      </w:r>
      <w:r w:rsidR="004A5B13">
        <w:rPr>
          <w:color w:val="000000" w:themeColor="text1"/>
        </w:rPr>
        <w:t xml:space="preserve">). </w:t>
      </w:r>
      <w:r w:rsidR="008B1950">
        <w:rPr>
          <w:color w:val="000000" w:themeColor="text1"/>
        </w:rPr>
        <w:t xml:space="preserve">Though forming in the </w:t>
      </w:r>
      <w:r w:rsidR="002B7823">
        <w:rPr>
          <w:color w:val="000000" w:themeColor="text1"/>
        </w:rPr>
        <w:t>mid-</w:t>
      </w:r>
      <w:r w:rsidR="008B1950">
        <w:rPr>
          <w:color w:val="000000" w:themeColor="text1"/>
        </w:rPr>
        <w:t xml:space="preserve">1990s, these networks are increasingly effective at curtailing LGBTQ+ rights around the world (Velasco </w:t>
      </w:r>
      <w:r w:rsidR="008B1950" w:rsidRPr="008B1950">
        <w:rPr>
          <w:i/>
          <w:iCs/>
          <w:color w:val="000000" w:themeColor="text1"/>
        </w:rPr>
        <w:t>forthcoming</w:t>
      </w:r>
      <w:r w:rsidR="008B1950">
        <w:rPr>
          <w:color w:val="000000" w:themeColor="text1"/>
        </w:rPr>
        <w:t xml:space="preserve">). </w:t>
      </w:r>
      <w:r w:rsidR="00D86B73">
        <w:rPr>
          <w:color w:val="000000" w:themeColor="text1"/>
        </w:rPr>
        <w:t xml:space="preserve">Moreover, political elites can leverage support from these actors to legitimize </w:t>
      </w:r>
      <w:r w:rsidR="00860928">
        <w:rPr>
          <w:color w:val="000000" w:themeColor="text1"/>
        </w:rPr>
        <w:t>crack</w:t>
      </w:r>
      <w:r w:rsidR="00D14C4B">
        <w:rPr>
          <w:color w:val="000000" w:themeColor="text1"/>
        </w:rPr>
        <w:t xml:space="preserve">ing </w:t>
      </w:r>
      <w:r w:rsidR="00860928">
        <w:rPr>
          <w:color w:val="000000" w:themeColor="text1"/>
        </w:rPr>
        <w:t>down on</w:t>
      </w:r>
      <w:r w:rsidR="00C55B6F">
        <w:rPr>
          <w:color w:val="000000" w:themeColor="text1"/>
        </w:rPr>
        <w:t xml:space="preserve"> (unfavorable)</w:t>
      </w:r>
      <w:r w:rsidR="00860928">
        <w:rPr>
          <w:color w:val="000000" w:themeColor="text1"/>
        </w:rPr>
        <w:t xml:space="preserve"> civil society organizations, undermin</w:t>
      </w:r>
      <w:r w:rsidR="00D14C4B">
        <w:rPr>
          <w:color w:val="000000" w:themeColor="text1"/>
        </w:rPr>
        <w:t>ing</w:t>
      </w:r>
      <w:r w:rsidR="00860928">
        <w:rPr>
          <w:color w:val="000000" w:themeColor="text1"/>
        </w:rPr>
        <w:t xml:space="preserve"> judicial independence, </w:t>
      </w:r>
      <w:r w:rsidR="004F48C3">
        <w:rPr>
          <w:color w:val="000000" w:themeColor="text1"/>
        </w:rPr>
        <w:t xml:space="preserve">limiting the content of and access to free speech, </w:t>
      </w:r>
      <w:r w:rsidR="00860928">
        <w:rPr>
          <w:color w:val="000000" w:themeColor="text1"/>
        </w:rPr>
        <w:t>and further consolidat</w:t>
      </w:r>
      <w:r w:rsidR="00D14C4B">
        <w:rPr>
          <w:color w:val="000000" w:themeColor="text1"/>
        </w:rPr>
        <w:t>ing</w:t>
      </w:r>
      <w:r w:rsidR="00860928">
        <w:rPr>
          <w:color w:val="000000" w:themeColor="text1"/>
        </w:rPr>
        <w:t xml:space="preserve"> their power </w:t>
      </w:r>
      <w:r w:rsidR="00D86B73">
        <w:rPr>
          <w:color w:val="000000" w:themeColor="text1"/>
        </w:rPr>
        <w:t xml:space="preserve">in the name of protecting the nation </w:t>
      </w:r>
      <w:r w:rsidR="00774BB3">
        <w:rPr>
          <w:color w:val="000000" w:themeColor="text1"/>
        </w:rPr>
        <w:t>(</w:t>
      </w:r>
      <w:r w:rsidR="00714A2C">
        <w:rPr>
          <w:color w:val="000000" w:themeColor="text1"/>
        </w:rPr>
        <w:t xml:space="preserve">Currier 2010; McKay and </w:t>
      </w:r>
      <w:proofErr w:type="spellStart"/>
      <w:r w:rsidR="00714A2C">
        <w:rPr>
          <w:color w:val="000000" w:themeColor="text1"/>
        </w:rPr>
        <w:t>Angotti</w:t>
      </w:r>
      <w:proofErr w:type="spellEnd"/>
      <w:r w:rsidR="00714A2C">
        <w:rPr>
          <w:color w:val="000000" w:themeColor="text1"/>
        </w:rPr>
        <w:t xml:space="preserve"> 2016;</w:t>
      </w:r>
      <w:r w:rsidR="00D317BC">
        <w:rPr>
          <w:color w:val="000000" w:themeColor="text1"/>
        </w:rPr>
        <w:t xml:space="preserve"> Weiss and </w:t>
      </w:r>
      <w:proofErr w:type="spellStart"/>
      <w:r w:rsidR="00D317BC">
        <w:rPr>
          <w:color w:val="000000" w:themeColor="text1"/>
        </w:rPr>
        <w:t>Bosia</w:t>
      </w:r>
      <w:proofErr w:type="spellEnd"/>
      <w:r w:rsidR="00D317BC">
        <w:rPr>
          <w:color w:val="000000" w:themeColor="text1"/>
        </w:rPr>
        <w:t xml:space="preserve"> 2013</w:t>
      </w:r>
      <w:r w:rsidR="00774BB3">
        <w:rPr>
          <w:color w:val="000000" w:themeColor="text1"/>
        </w:rPr>
        <w:t>)</w:t>
      </w:r>
      <w:r w:rsidR="00D86B73">
        <w:rPr>
          <w:color w:val="000000" w:themeColor="text1"/>
        </w:rPr>
        <w:t xml:space="preserve">. </w:t>
      </w:r>
      <w:r w:rsidR="00056209">
        <w:rPr>
          <w:color w:val="000000" w:themeColor="text1"/>
        </w:rPr>
        <w:t>To finance this work, present scholarship makes clear that actors in the U.S. are critical</w:t>
      </w:r>
      <w:r w:rsidR="00E467E6">
        <w:rPr>
          <w:color w:val="000000" w:themeColor="text1"/>
        </w:rPr>
        <w:t>,</w:t>
      </w:r>
      <w:r w:rsidR="00056209">
        <w:rPr>
          <w:color w:val="000000" w:themeColor="text1"/>
        </w:rPr>
        <w:t xml:space="preserve"> especially evangelicals (xx; xx). </w:t>
      </w:r>
      <w:r w:rsidR="008F1A29">
        <w:rPr>
          <w:color w:val="000000" w:themeColor="text1"/>
        </w:rPr>
        <w:t xml:space="preserve">But why do U.S. actors play this role? If illiberal networks are </w:t>
      </w:r>
      <w:r w:rsidR="00422ECB">
        <w:rPr>
          <w:color w:val="000000" w:themeColor="text1"/>
        </w:rPr>
        <w:t>an emergent</w:t>
      </w:r>
      <w:r w:rsidR="008F1A29">
        <w:rPr>
          <w:color w:val="000000" w:themeColor="text1"/>
        </w:rPr>
        <w:t xml:space="preserve"> force, it portend</w:t>
      </w:r>
      <w:r w:rsidR="00786FFA">
        <w:rPr>
          <w:color w:val="000000" w:themeColor="text1"/>
        </w:rPr>
        <w:t>s</w:t>
      </w:r>
      <w:r w:rsidR="008F1A29">
        <w:rPr>
          <w:color w:val="000000" w:themeColor="text1"/>
        </w:rPr>
        <w:t xml:space="preserve"> that illiberal, anti-LGBTQ+ actors in the U.S. are also newly shifting </w:t>
      </w:r>
      <w:r w:rsidR="008F1A29">
        <w:rPr>
          <w:color w:val="000000" w:themeColor="text1"/>
        </w:rPr>
        <w:lastRenderedPageBreak/>
        <w:t xml:space="preserve">resources internationally. </w:t>
      </w:r>
      <w:r w:rsidR="00E467E6">
        <w:rPr>
          <w:color w:val="000000" w:themeColor="text1"/>
        </w:rPr>
        <w:t xml:space="preserve">Investigating the processes that enable these investments </w:t>
      </w:r>
      <w:del w:id="224" w:author="Sebastián Rojas Cabal" w:date="2022-08-02T10:58:00Z">
        <w:r w:rsidR="00E467E6" w:rsidDel="00242A38">
          <w:rPr>
            <w:color w:val="000000" w:themeColor="text1"/>
          </w:rPr>
          <w:delText xml:space="preserve">into </w:delText>
        </w:r>
      </w:del>
      <w:ins w:id="225" w:author="Sebastián Rojas Cabal" w:date="2022-08-02T10:58:00Z">
        <w:r w:rsidR="00242A38">
          <w:rPr>
            <w:color w:val="000000" w:themeColor="text1"/>
          </w:rPr>
          <w:t>toward</w:t>
        </w:r>
        <w:r w:rsidR="00242A38">
          <w:rPr>
            <w:color w:val="000000" w:themeColor="text1"/>
          </w:rPr>
          <w:t xml:space="preserve"> </w:t>
        </w:r>
      </w:ins>
      <w:r w:rsidR="00E467E6">
        <w:rPr>
          <w:color w:val="000000" w:themeColor="text1"/>
        </w:rPr>
        <w:t>illiberal outcomes</w:t>
      </w:r>
      <w:r w:rsidR="00F735FA">
        <w:rPr>
          <w:color w:val="000000" w:themeColor="text1"/>
        </w:rPr>
        <w:t>, then,</w:t>
      </w:r>
      <w:r w:rsidR="00E467E6">
        <w:rPr>
          <w:color w:val="000000" w:themeColor="text1"/>
        </w:rPr>
        <w:t xml:space="preserve"> </w:t>
      </w:r>
      <w:r w:rsidR="00786FFA">
        <w:rPr>
          <w:color w:val="000000" w:themeColor="text1"/>
        </w:rPr>
        <w:t>expands</w:t>
      </w:r>
      <w:r w:rsidR="0037031A">
        <w:rPr>
          <w:color w:val="000000" w:themeColor="text1"/>
        </w:rPr>
        <w:t xml:space="preserve"> </w:t>
      </w:r>
      <w:r w:rsidR="007938B6">
        <w:rPr>
          <w:color w:val="000000" w:themeColor="text1"/>
        </w:rPr>
        <w:t>current knowledge</w:t>
      </w:r>
      <w:r w:rsidR="000C170B">
        <w:rPr>
          <w:color w:val="000000" w:themeColor="text1"/>
        </w:rPr>
        <w:t xml:space="preserve"> of the forces triggering th</w:t>
      </w:r>
      <w:r w:rsidR="00C6762A">
        <w:rPr>
          <w:color w:val="000000" w:themeColor="text1"/>
        </w:rPr>
        <w:t>e</w:t>
      </w:r>
      <w:r w:rsidR="002C0652">
        <w:rPr>
          <w:color w:val="000000" w:themeColor="text1"/>
        </w:rPr>
        <w:t xml:space="preserve"> </w:t>
      </w:r>
      <w:r w:rsidR="000C170B">
        <w:rPr>
          <w:color w:val="000000" w:themeColor="text1"/>
        </w:rPr>
        <w:t>current post-liberal shift</w:t>
      </w:r>
      <w:r w:rsidR="00276A02">
        <w:rPr>
          <w:color w:val="000000" w:themeColor="text1"/>
        </w:rPr>
        <w:t>.</w:t>
      </w:r>
    </w:p>
    <w:p w14:paraId="348B813C" w14:textId="25ADE649" w:rsidR="001875B2" w:rsidRDefault="000C170B" w:rsidP="0010074A">
      <w:pPr>
        <w:spacing w:line="360" w:lineRule="auto"/>
        <w:rPr>
          <w:color w:val="000000" w:themeColor="text1"/>
        </w:rPr>
      </w:pPr>
      <w:r>
        <w:rPr>
          <w:color w:val="000000" w:themeColor="text1"/>
        </w:rPr>
        <w:tab/>
      </w:r>
      <w:r w:rsidR="00E57CC5">
        <w:rPr>
          <w:color w:val="000000" w:themeColor="text1"/>
        </w:rPr>
        <w:t xml:space="preserve">Before offering an </w:t>
      </w:r>
      <w:r w:rsidR="00D944E3">
        <w:rPr>
          <w:color w:val="000000" w:themeColor="text1"/>
        </w:rPr>
        <w:t xml:space="preserve">explanation </w:t>
      </w:r>
      <w:r w:rsidR="005F068A">
        <w:rPr>
          <w:color w:val="000000" w:themeColor="text1"/>
        </w:rPr>
        <w:t>behind</w:t>
      </w:r>
      <w:r w:rsidR="00E57CC5">
        <w:rPr>
          <w:color w:val="000000" w:themeColor="text1"/>
        </w:rPr>
        <w:t xml:space="preserve"> U.S.</w:t>
      </w:r>
      <w:r w:rsidR="005F068A">
        <w:rPr>
          <w:color w:val="000000" w:themeColor="text1"/>
        </w:rPr>
        <w:t xml:space="preserve"> actors’ role</w:t>
      </w:r>
      <w:r w:rsidR="00E57CC5">
        <w:rPr>
          <w:color w:val="000000" w:themeColor="text1"/>
        </w:rPr>
        <w:t xml:space="preserve"> within these anti-LGBTQ+ efforts, Figure 1 first tracks the volume and priority of international funding by these entities.</w:t>
      </w:r>
      <w:r w:rsidR="00F64B05">
        <w:rPr>
          <w:rStyle w:val="FootnoteReference"/>
          <w:color w:val="000000" w:themeColor="text1"/>
        </w:rPr>
        <w:footnoteReference w:id="1"/>
      </w:r>
      <w:r w:rsidR="00E57CC5">
        <w:rPr>
          <w:color w:val="000000" w:themeColor="text1"/>
        </w:rPr>
        <w:t xml:space="preserve"> We begin with Figure 1 to illuminate the magnitude of these financial investments and </w:t>
      </w:r>
      <w:r w:rsidR="00CC037F">
        <w:rPr>
          <w:color w:val="000000" w:themeColor="text1"/>
        </w:rPr>
        <w:t>descriptively assess whether shifts are noticeable</w:t>
      </w:r>
      <w:r w:rsidR="00E57CC5">
        <w:rPr>
          <w:color w:val="000000" w:themeColor="text1"/>
        </w:rPr>
        <w:t xml:space="preserve">. </w:t>
      </w:r>
      <w:r w:rsidR="00616A6E">
        <w:rPr>
          <w:color w:val="000000" w:themeColor="text1"/>
        </w:rPr>
        <w:t>Figure 1</w:t>
      </w:r>
      <w:r w:rsidR="00EE2466">
        <w:rPr>
          <w:color w:val="000000" w:themeColor="text1"/>
        </w:rPr>
        <w:t>A</w:t>
      </w:r>
      <w:r w:rsidR="00616A6E">
        <w:rPr>
          <w:color w:val="000000" w:themeColor="text1"/>
        </w:rPr>
        <w:t xml:space="preserve"> highlights </w:t>
      </w:r>
      <w:r w:rsidR="00EE2466">
        <w:rPr>
          <w:color w:val="000000" w:themeColor="text1"/>
        </w:rPr>
        <w:t xml:space="preserve">average foreign expenditures by anti-LGBTQ+ nonprofits within the U.S., compared to all others. As can be seen, </w:t>
      </w:r>
      <w:r w:rsidR="0054501B">
        <w:rPr>
          <w:color w:val="000000" w:themeColor="text1"/>
        </w:rPr>
        <w:t>in 2013, the average anti-LGBTQ+ organization spen</w:t>
      </w:r>
      <w:r w:rsidR="00343377">
        <w:rPr>
          <w:color w:val="000000" w:themeColor="text1"/>
        </w:rPr>
        <w:t>t</w:t>
      </w:r>
      <w:r w:rsidR="0054501B">
        <w:rPr>
          <w:color w:val="000000" w:themeColor="text1"/>
        </w:rPr>
        <w:t xml:space="preserve"> $50,000 abroad – </w:t>
      </w:r>
      <w:r w:rsidR="00D423BE">
        <w:rPr>
          <w:color w:val="000000" w:themeColor="text1"/>
        </w:rPr>
        <w:t xml:space="preserve">this translates to </w:t>
      </w:r>
      <w:r w:rsidR="0054501B">
        <w:rPr>
          <w:color w:val="000000" w:themeColor="text1"/>
        </w:rPr>
        <w:t xml:space="preserve">over $57 million dollars spent </w:t>
      </w:r>
      <w:r w:rsidR="00343377">
        <w:rPr>
          <w:color w:val="000000" w:themeColor="text1"/>
        </w:rPr>
        <w:t xml:space="preserve">by </w:t>
      </w:r>
      <w:r w:rsidR="00D423BE">
        <w:rPr>
          <w:color w:val="000000" w:themeColor="text1"/>
        </w:rPr>
        <w:t>all th</w:t>
      </w:r>
      <w:r w:rsidR="00F93B08">
        <w:rPr>
          <w:color w:val="000000" w:themeColor="text1"/>
        </w:rPr>
        <w:t xml:space="preserve">ese </w:t>
      </w:r>
      <w:r w:rsidR="00343377">
        <w:rPr>
          <w:color w:val="000000" w:themeColor="text1"/>
        </w:rPr>
        <w:t>nonprofits (</w:t>
      </w:r>
      <w:r w:rsidR="00080A19">
        <w:rPr>
          <w:color w:val="000000" w:themeColor="text1"/>
        </w:rPr>
        <w:t xml:space="preserve">i.e., this sum </w:t>
      </w:r>
      <w:r w:rsidR="00343377">
        <w:rPr>
          <w:color w:val="000000" w:themeColor="text1"/>
        </w:rPr>
        <w:t>exclud</w:t>
      </w:r>
      <w:r w:rsidR="00080A19">
        <w:rPr>
          <w:color w:val="000000" w:themeColor="text1"/>
        </w:rPr>
        <w:t>es</w:t>
      </w:r>
      <w:r w:rsidR="00343377">
        <w:rPr>
          <w:color w:val="000000" w:themeColor="text1"/>
        </w:rPr>
        <w:t xml:space="preserve"> private foundations, corporations, etc</w:t>
      </w:r>
      <w:r w:rsidR="001875B2">
        <w:rPr>
          <w:color w:val="000000" w:themeColor="text1"/>
        </w:rPr>
        <w:t>.</w:t>
      </w:r>
      <w:r w:rsidR="00343377">
        <w:rPr>
          <w:color w:val="000000" w:themeColor="text1"/>
        </w:rPr>
        <w:t>)</w:t>
      </w:r>
      <w:r w:rsidR="0054501B">
        <w:rPr>
          <w:color w:val="000000" w:themeColor="text1"/>
        </w:rPr>
        <w:t xml:space="preserve">. For reference, </w:t>
      </w:r>
      <w:r w:rsidR="00343377">
        <w:rPr>
          <w:color w:val="000000" w:themeColor="text1"/>
        </w:rPr>
        <w:t>in 2013, only $24.5 million was spent internationally for pro-LGBTQ+ causes</w:t>
      </w:r>
      <w:r w:rsidR="001875B2">
        <w:rPr>
          <w:color w:val="000000" w:themeColor="text1"/>
        </w:rPr>
        <w:t xml:space="preserve"> by </w:t>
      </w:r>
      <w:r w:rsidR="001875B2">
        <w:rPr>
          <w:i/>
          <w:iCs/>
          <w:color w:val="000000" w:themeColor="text1"/>
        </w:rPr>
        <w:t xml:space="preserve">all </w:t>
      </w:r>
      <w:r w:rsidR="001875B2">
        <w:rPr>
          <w:color w:val="000000" w:themeColor="text1"/>
        </w:rPr>
        <w:t>actors</w:t>
      </w:r>
      <w:r w:rsidR="00343377">
        <w:rPr>
          <w:color w:val="000000" w:themeColor="text1"/>
        </w:rPr>
        <w:t xml:space="preserve"> – </w:t>
      </w:r>
      <w:r w:rsidR="001875B2">
        <w:rPr>
          <w:color w:val="000000" w:themeColor="text1"/>
        </w:rPr>
        <w:t xml:space="preserve">including nonprofits but also private foundations, corporations, and anonymous sources </w:t>
      </w:r>
      <w:r w:rsidR="00343377">
        <w:rPr>
          <w:color w:val="000000" w:themeColor="text1"/>
        </w:rPr>
        <w:t>(Kan 2014).</w:t>
      </w:r>
      <w:r w:rsidR="00C561DB">
        <w:rPr>
          <w:color w:val="000000" w:themeColor="text1"/>
        </w:rPr>
        <w:t xml:space="preserve"> </w:t>
      </w:r>
      <w:r w:rsidR="0010074A">
        <w:rPr>
          <w:color w:val="000000" w:themeColor="text1"/>
        </w:rPr>
        <w:t xml:space="preserve">Importantly, there is a noticeable increase over time as well. </w:t>
      </w:r>
      <w:r w:rsidR="001875B2">
        <w:rPr>
          <w:color w:val="000000" w:themeColor="text1"/>
        </w:rPr>
        <w:t>But as a budgetary priority (Figure 1B), international expenses seem to be holding steady</w:t>
      </w:r>
      <w:r w:rsidR="000D4C0B">
        <w:rPr>
          <w:color w:val="000000" w:themeColor="text1"/>
        </w:rPr>
        <w:t xml:space="preserve"> after the 2013-2014 drop.</w:t>
      </w:r>
      <w:r w:rsidR="007772D8" w:rsidRPr="007772D8">
        <w:rPr>
          <w:color w:val="000000" w:themeColor="text1"/>
        </w:rPr>
        <w:t xml:space="preserve"> </w:t>
      </w:r>
      <w:r w:rsidR="007772D8">
        <w:rPr>
          <w:color w:val="000000" w:themeColor="text1"/>
        </w:rPr>
        <w:t xml:space="preserve">Nevertheless, this is a significant sum of money </w:t>
      </w:r>
      <w:r w:rsidR="00825FB3">
        <w:rPr>
          <w:color w:val="000000" w:themeColor="text1"/>
        </w:rPr>
        <w:t xml:space="preserve">from </w:t>
      </w:r>
      <w:r w:rsidR="00074017">
        <w:rPr>
          <w:color w:val="000000" w:themeColor="text1"/>
        </w:rPr>
        <w:t xml:space="preserve">the </w:t>
      </w:r>
      <w:r w:rsidR="00825FB3">
        <w:rPr>
          <w:color w:val="000000" w:themeColor="text1"/>
        </w:rPr>
        <w:t xml:space="preserve">U.S. </w:t>
      </w:r>
      <w:r w:rsidR="007772D8">
        <w:rPr>
          <w:color w:val="000000" w:themeColor="text1"/>
        </w:rPr>
        <w:t>shaping anti-LGBTQ+ causes around the world</w:t>
      </w:r>
      <w:r w:rsidR="00C561DB">
        <w:rPr>
          <w:color w:val="000000" w:themeColor="text1"/>
        </w:rPr>
        <w:t>.</w:t>
      </w:r>
    </w:p>
    <w:p w14:paraId="2810F17B" w14:textId="0F082098" w:rsidR="008B1950" w:rsidRDefault="006027EC" w:rsidP="006027EC">
      <w:pPr>
        <w:spacing w:line="360" w:lineRule="auto"/>
        <w:jc w:val="center"/>
        <w:rPr>
          <w:color w:val="000000" w:themeColor="text1"/>
        </w:rPr>
      </w:pPr>
      <w:r w:rsidRPr="006027EC">
        <w:rPr>
          <w:noProof/>
          <w:color w:val="000000" w:themeColor="text1"/>
        </w:rPr>
        <w:lastRenderedPageBreak/>
        <w:drawing>
          <wp:inline distT="0" distB="0" distL="0" distR="0" wp14:anchorId="1376D2EE" wp14:editId="69C6DAB5">
            <wp:extent cx="3907410" cy="453622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85" r="26963"/>
                    <a:stretch/>
                  </pic:blipFill>
                  <pic:spPr bwMode="auto">
                    <a:xfrm>
                      <a:off x="0" y="0"/>
                      <a:ext cx="3950270" cy="4585985"/>
                    </a:xfrm>
                    <a:prstGeom prst="rect">
                      <a:avLst/>
                    </a:prstGeom>
                    <a:ln>
                      <a:noFill/>
                    </a:ln>
                    <a:extLst>
                      <a:ext uri="{53640926-AAD7-44D8-BBD7-CCE9431645EC}">
                        <a14:shadowObscured xmlns:a14="http://schemas.microsoft.com/office/drawing/2010/main"/>
                      </a:ext>
                    </a:extLst>
                  </pic:spPr>
                </pic:pic>
              </a:graphicData>
            </a:graphic>
          </wp:inline>
        </w:drawing>
      </w:r>
    </w:p>
    <w:p w14:paraId="5525E26B" w14:textId="296BFF56" w:rsidR="006027EC" w:rsidRDefault="006027EC" w:rsidP="006027EC">
      <w:pPr>
        <w:jc w:val="center"/>
        <w:rPr>
          <w:b/>
          <w:bCs/>
          <w:color w:val="000000" w:themeColor="text1"/>
          <w:sz w:val="20"/>
          <w:szCs w:val="20"/>
        </w:rPr>
      </w:pPr>
      <w:r w:rsidRPr="006027EC">
        <w:rPr>
          <w:b/>
          <w:bCs/>
          <w:color w:val="000000" w:themeColor="text1"/>
          <w:sz w:val="20"/>
          <w:szCs w:val="20"/>
        </w:rPr>
        <w:t>Figure 1. Changes in the Volume and Priority of International Funding</w:t>
      </w:r>
    </w:p>
    <w:p w14:paraId="45D71467" w14:textId="04088012" w:rsidR="006027EC" w:rsidRPr="006027EC" w:rsidRDefault="006027EC" w:rsidP="006027EC">
      <w:pPr>
        <w:jc w:val="center"/>
        <w:rPr>
          <w:b/>
          <w:bCs/>
          <w:color w:val="000000" w:themeColor="text1"/>
          <w:sz w:val="20"/>
          <w:szCs w:val="20"/>
        </w:rPr>
      </w:pPr>
      <w:r w:rsidRPr="006027EC">
        <w:rPr>
          <w:b/>
          <w:bCs/>
          <w:color w:val="000000" w:themeColor="text1"/>
          <w:sz w:val="20"/>
          <w:szCs w:val="20"/>
        </w:rPr>
        <w:t>by U.S. Nonprofit Organizations, 2013-2019.</w:t>
      </w:r>
    </w:p>
    <w:p w14:paraId="57FE9BCE" w14:textId="77777777" w:rsidR="006027EC" w:rsidRDefault="006027EC" w:rsidP="003F3FD4">
      <w:pPr>
        <w:spacing w:line="360" w:lineRule="auto"/>
        <w:rPr>
          <w:color w:val="000000" w:themeColor="text1"/>
        </w:rPr>
      </w:pPr>
    </w:p>
    <w:p w14:paraId="7A45D974" w14:textId="385EA6F2" w:rsidR="007772D8" w:rsidRDefault="00B97831" w:rsidP="003F3FD4">
      <w:pPr>
        <w:spacing w:line="360" w:lineRule="auto"/>
        <w:rPr>
          <w:color w:val="000000" w:themeColor="text1"/>
        </w:rPr>
      </w:pPr>
      <w:r>
        <w:rPr>
          <w:color w:val="000000" w:themeColor="text1"/>
        </w:rPr>
        <w:tab/>
        <w:t>What are the factors that enable U.S. anti-LGBTQ+ organizations to</w:t>
      </w:r>
      <w:r w:rsidR="00B74ED4">
        <w:rPr>
          <w:color w:val="000000" w:themeColor="text1"/>
        </w:rPr>
        <w:t xml:space="preserve"> both</w:t>
      </w:r>
      <w:r>
        <w:rPr>
          <w:color w:val="000000" w:themeColor="text1"/>
        </w:rPr>
        <w:t xml:space="preserve"> possess </w:t>
      </w:r>
      <w:r w:rsidR="00F431AE">
        <w:rPr>
          <w:color w:val="000000" w:themeColor="text1"/>
        </w:rPr>
        <w:t xml:space="preserve">these </w:t>
      </w:r>
      <w:r>
        <w:rPr>
          <w:color w:val="000000" w:themeColor="text1"/>
        </w:rPr>
        <w:t xml:space="preserve">significant sums of money and </w:t>
      </w:r>
      <w:r w:rsidR="00B74ED4">
        <w:rPr>
          <w:color w:val="000000" w:themeColor="text1"/>
        </w:rPr>
        <w:t xml:space="preserve">then </w:t>
      </w:r>
      <w:r>
        <w:rPr>
          <w:color w:val="000000" w:themeColor="text1"/>
        </w:rPr>
        <w:t xml:space="preserve">spend </w:t>
      </w:r>
      <w:r w:rsidR="000571A9">
        <w:rPr>
          <w:color w:val="000000" w:themeColor="text1"/>
        </w:rPr>
        <w:t>it internationally at</w:t>
      </w:r>
      <w:r w:rsidR="00B74ED4">
        <w:rPr>
          <w:color w:val="000000" w:themeColor="text1"/>
        </w:rPr>
        <w:t xml:space="preserve"> </w:t>
      </w:r>
      <w:commentRangeStart w:id="226"/>
      <w:del w:id="227" w:author="Sebastián Rojas Cabal" w:date="2022-08-02T15:14:00Z">
        <w:r w:rsidR="00B74ED4" w:rsidDel="00456764">
          <w:rPr>
            <w:color w:val="000000" w:themeColor="text1"/>
          </w:rPr>
          <w:delText>disproportionate</w:delText>
        </w:r>
        <w:r w:rsidR="000571A9" w:rsidDel="00456764">
          <w:rPr>
            <w:color w:val="000000" w:themeColor="text1"/>
          </w:rPr>
          <w:delText xml:space="preserve">ly </w:delText>
        </w:r>
        <w:commentRangeEnd w:id="226"/>
        <w:r w:rsidR="00242A38" w:rsidDel="00456764">
          <w:rPr>
            <w:rStyle w:val="CommentReference"/>
          </w:rPr>
          <w:commentReference w:id="226"/>
        </w:r>
      </w:del>
      <w:r w:rsidR="000571A9">
        <w:rPr>
          <w:color w:val="000000" w:themeColor="text1"/>
        </w:rPr>
        <w:t>higher rates?</w:t>
      </w:r>
      <w:r>
        <w:rPr>
          <w:color w:val="000000" w:themeColor="text1"/>
        </w:rPr>
        <w:t xml:space="preserve"> We use our above theorization </w:t>
      </w:r>
      <w:del w:id="228" w:author="Sebastián Rojas Cabal" w:date="2022-08-02T15:15:00Z">
        <w:r w:rsidDel="00A0620E">
          <w:rPr>
            <w:color w:val="000000" w:themeColor="text1"/>
          </w:rPr>
          <w:delText xml:space="preserve">on the mix </w:delText>
        </w:r>
      </w:del>
      <w:ins w:id="229" w:author="Sebastián Rojas Cabal" w:date="2022-08-02T15:15:00Z">
        <w:r w:rsidR="00A0620E">
          <w:rPr>
            <w:color w:val="000000" w:themeColor="text1"/>
          </w:rPr>
          <w:t xml:space="preserve">bringing together the development of </w:t>
        </w:r>
      </w:ins>
      <w:del w:id="230" w:author="Sebastián Rojas Cabal" w:date="2022-08-02T15:15:00Z">
        <w:r w:rsidDel="00A0620E">
          <w:rPr>
            <w:color w:val="000000" w:themeColor="text1"/>
          </w:rPr>
          <w:delText xml:space="preserve">between </w:delText>
        </w:r>
      </w:del>
      <w:r>
        <w:rPr>
          <w:color w:val="000000" w:themeColor="text1"/>
        </w:rPr>
        <w:t xml:space="preserve">(neo)liberalism and </w:t>
      </w:r>
      <w:ins w:id="231" w:author="Sebastián Rojas Cabal" w:date="2022-08-02T15:15:00Z">
        <w:r w:rsidR="00A0620E">
          <w:rPr>
            <w:color w:val="000000" w:themeColor="text1"/>
          </w:rPr>
          <w:t>longst</w:t>
        </w:r>
      </w:ins>
      <w:ins w:id="232" w:author="Sebastián Rojas Cabal" w:date="2022-08-02T15:16:00Z">
        <w:r w:rsidR="00A0620E">
          <w:rPr>
            <w:color w:val="000000" w:themeColor="text1"/>
          </w:rPr>
          <w:t xml:space="preserve">anding </w:t>
        </w:r>
      </w:ins>
      <w:r>
        <w:rPr>
          <w:color w:val="000000" w:themeColor="text1"/>
        </w:rPr>
        <w:t>cultural commitments to civilizing missions to offer a general background before understanding how policy changes trigger specific shifts in funding.</w:t>
      </w:r>
    </w:p>
    <w:p w14:paraId="56104896" w14:textId="1FF64965" w:rsidR="00B97831" w:rsidRDefault="00B97831" w:rsidP="003F3FD4">
      <w:pPr>
        <w:spacing w:line="360" w:lineRule="auto"/>
        <w:rPr>
          <w:color w:val="000000" w:themeColor="text1"/>
        </w:rPr>
      </w:pPr>
      <w:r>
        <w:rPr>
          <w:color w:val="000000" w:themeColor="text1"/>
        </w:rPr>
        <w:tab/>
      </w:r>
      <w:r w:rsidR="00175533">
        <w:rPr>
          <w:color w:val="000000" w:themeColor="text1"/>
        </w:rPr>
        <w:t xml:space="preserve">While anti-LGBTQ+ actors </w:t>
      </w:r>
      <w:del w:id="233" w:author="Sebastián Rojas Cabal" w:date="2022-08-02T14:12:00Z">
        <w:r w:rsidR="00175533" w:rsidDel="00AA51C0">
          <w:rPr>
            <w:color w:val="000000" w:themeColor="text1"/>
          </w:rPr>
          <w:delText>exist</w:delText>
        </w:r>
      </w:del>
      <w:ins w:id="234" w:author="Sebastián Rojas Cabal" w:date="2022-08-02T14:12:00Z">
        <w:r w:rsidR="00AA51C0">
          <w:rPr>
            <w:color w:val="000000" w:themeColor="text1"/>
          </w:rPr>
          <w:t>exist across</w:t>
        </w:r>
      </w:ins>
      <w:ins w:id="235" w:author="Sebastián Rojas Cabal" w:date="2022-08-02T15:16:00Z">
        <w:r w:rsidR="00A0620E">
          <w:rPr>
            <w:color w:val="000000" w:themeColor="text1"/>
          </w:rPr>
          <w:t xml:space="preserve"> a wide range of organizations, U.S. Christians and evangelicals </w:t>
        </w:r>
      </w:ins>
      <w:ins w:id="236" w:author="Sebastián Rojas Cabal" w:date="2022-08-02T15:17:00Z">
        <w:r w:rsidR="00A0620E">
          <w:rPr>
            <w:color w:val="000000" w:themeColor="text1"/>
          </w:rPr>
          <w:t xml:space="preserve">exercise and outsized influence. </w:t>
        </w:r>
      </w:ins>
      <w:del w:id="237" w:author="Sebastián Rojas Cabal" w:date="2022-08-02T14:12:00Z">
        <w:r w:rsidR="00175533" w:rsidDel="00AA51C0">
          <w:rPr>
            <w:color w:val="000000" w:themeColor="text1"/>
          </w:rPr>
          <w:delText xml:space="preserve"> across </w:delText>
        </w:r>
      </w:del>
      <w:del w:id="238" w:author="Sebastián Rojas Cabal" w:date="2022-08-02T11:02:00Z">
        <w:r w:rsidR="00175533" w:rsidDel="005E11CF">
          <w:rPr>
            <w:color w:val="000000" w:themeColor="text1"/>
          </w:rPr>
          <w:delText>religious boundar</w:delText>
        </w:r>
      </w:del>
      <w:del w:id="239" w:author="Sebastián Rojas Cabal" w:date="2022-08-02T11:01:00Z">
        <w:r w:rsidR="00175533" w:rsidDel="005E11CF">
          <w:rPr>
            <w:color w:val="000000" w:themeColor="text1"/>
          </w:rPr>
          <w:delText>y</w:delText>
        </w:r>
      </w:del>
      <w:del w:id="240" w:author="Sebastián Rojas Cabal" w:date="2022-08-02T15:17:00Z">
        <w:r w:rsidR="00175533" w:rsidDel="00A0620E">
          <w:rPr>
            <w:color w:val="000000" w:themeColor="text1"/>
          </w:rPr>
          <w:delText>, it is important to acknowledge their strong ties to Christianity and evangelicalism</w:delText>
        </w:r>
        <w:r w:rsidR="0012512F" w:rsidDel="00A0620E">
          <w:rPr>
            <w:color w:val="000000" w:themeColor="text1"/>
          </w:rPr>
          <w:delText xml:space="preserve"> within the U.S</w:delText>
        </w:r>
        <w:r w:rsidR="00175533" w:rsidDel="00A0620E">
          <w:rPr>
            <w:color w:val="000000" w:themeColor="text1"/>
          </w:rPr>
          <w:delText>.</w:delText>
        </w:r>
        <w:r w:rsidR="0013732C" w:rsidDel="00A0620E">
          <w:rPr>
            <w:color w:val="000000" w:themeColor="text1"/>
          </w:rPr>
          <w:delText xml:space="preserve"> </w:delText>
        </w:r>
      </w:del>
      <w:r w:rsidR="0013732C">
        <w:rPr>
          <w:color w:val="000000" w:themeColor="text1"/>
        </w:rPr>
        <w:t>Because of th</w:t>
      </w:r>
      <w:r w:rsidR="00E14EFB">
        <w:rPr>
          <w:color w:val="000000" w:themeColor="text1"/>
        </w:rPr>
        <w:t>is</w:t>
      </w:r>
      <w:del w:id="241" w:author="Sebastián Rojas Cabal" w:date="2022-08-02T15:17:00Z">
        <w:r w:rsidR="00E14EFB" w:rsidDel="00A0620E">
          <w:rPr>
            <w:color w:val="000000" w:themeColor="text1"/>
          </w:rPr>
          <w:delText xml:space="preserve"> overlap</w:delText>
        </w:r>
      </w:del>
      <w:r w:rsidR="0013732C">
        <w:rPr>
          <w:color w:val="000000" w:themeColor="text1"/>
        </w:rPr>
        <w:t xml:space="preserve">, </w:t>
      </w:r>
      <w:ins w:id="242" w:author="Sebastián Rojas Cabal" w:date="2022-08-02T15:17:00Z">
        <w:r w:rsidR="00A0620E">
          <w:rPr>
            <w:color w:val="000000" w:themeColor="text1"/>
          </w:rPr>
          <w:t xml:space="preserve">it is instructive to </w:t>
        </w:r>
      </w:ins>
      <w:del w:id="243" w:author="Sebastián Rojas Cabal" w:date="2022-08-02T15:17:00Z">
        <w:r w:rsidR="0013732C" w:rsidDel="00A0620E">
          <w:rPr>
            <w:color w:val="000000" w:themeColor="text1"/>
          </w:rPr>
          <w:delText>understand</w:delText>
        </w:r>
        <w:r w:rsidR="00843AEA" w:rsidDel="00A0620E">
          <w:rPr>
            <w:color w:val="000000" w:themeColor="text1"/>
          </w:rPr>
          <w:delText>ing</w:delText>
        </w:r>
        <w:r w:rsidR="0013732C" w:rsidDel="00A0620E">
          <w:rPr>
            <w:color w:val="000000" w:themeColor="text1"/>
          </w:rPr>
          <w:delText xml:space="preserve"> </w:delText>
        </w:r>
      </w:del>
      <w:ins w:id="244" w:author="Sebastián Rojas Cabal" w:date="2022-08-02T15:17:00Z">
        <w:r w:rsidR="00A0620E">
          <w:rPr>
            <w:color w:val="000000" w:themeColor="text1"/>
          </w:rPr>
          <w:t>understand</w:t>
        </w:r>
        <w:r w:rsidR="00A0620E">
          <w:rPr>
            <w:color w:val="000000" w:themeColor="text1"/>
          </w:rPr>
          <w:t xml:space="preserve"> </w:t>
        </w:r>
        <w:r w:rsidR="00A0620E">
          <w:rPr>
            <w:color w:val="000000" w:themeColor="text1"/>
          </w:rPr>
          <w:t xml:space="preserve">U.S.’s Christianity’s relationship to </w:t>
        </w:r>
      </w:ins>
      <w:del w:id="245" w:author="Sebastián Rojas Cabal" w:date="2022-08-02T15:18:00Z">
        <w:r w:rsidR="0013732C" w:rsidDel="00A0620E">
          <w:rPr>
            <w:color w:val="000000" w:themeColor="text1"/>
          </w:rPr>
          <w:delText>modern anti-LGBTQ+ efforts around the world</w:delText>
        </w:r>
        <w:r w:rsidR="00843AEA" w:rsidDel="00A0620E">
          <w:rPr>
            <w:color w:val="000000" w:themeColor="text1"/>
          </w:rPr>
          <w:delText xml:space="preserve"> </w:delText>
        </w:r>
        <w:r w:rsidR="0013732C" w:rsidDel="00A0620E">
          <w:rPr>
            <w:color w:val="000000" w:themeColor="text1"/>
          </w:rPr>
          <w:delText xml:space="preserve">begins with understanding how Christianity </w:delText>
        </w:r>
        <w:r w:rsidR="0012512F" w:rsidDel="00A0620E">
          <w:rPr>
            <w:color w:val="000000" w:themeColor="text1"/>
          </w:rPr>
          <w:delText>intersects</w:delText>
        </w:r>
        <w:r w:rsidR="0013732C" w:rsidDel="00A0620E">
          <w:rPr>
            <w:color w:val="000000" w:themeColor="text1"/>
          </w:rPr>
          <w:delText xml:space="preserve"> with processes of </w:delText>
        </w:r>
      </w:del>
      <w:r w:rsidR="0013732C">
        <w:rPr>
          <w:color w:val="000000" w:themeColor="text1"/>
        </w:rPr>
        <w:t xml:space="preserve">(neo)liberalism and </w:t>
      </w:r>
      <w:r w:rsidR="00843AEA">
        <w:rPr>
          <w:color w:val="000000" w:themeColor="text1"/>
        </w:rPr>
        <w:t xml:space="preserve">enduring </w:t>
      </w:r>
      <w:r w:rsidR="0013732C">
        <w:rPr>
          <w:color w:val="000000" w:themeColor="text1"/>
        </w:rPr>
        <w:t>civilizing missions</w:t>
      </w:r>
      <w:ins w:id="246" w:author="Sebastián Rojas Cabal" w:date="2022-08-02T15:18:00Z">
        <w:r w:rsidR="00A0620E">
          <w:rPr>
            <w:color w:val="000000" w:themeColor="text1"/>
          </w:rPr>
          <w:t xml:space="preserve"> to gain a better view of the general anti-LGBTQ+ organizational landscape</w:t>
        </w:r>
      </w:ins>
      <w:r w:rsidR="0013732C">
        <w:rPr>
          <w:color w:val="000000" w:themeColor="text1"/>
        </w:rPr>
        <w:t xml:space="preserve">. </w:t>
      </w:r>
      <w:ins w:id="247" w:author="Sebastián Rojas Cabal" w:date="2022-08-02T15:18:00Z">
        <w:r w:rsidR="00A0620E">
          <w:rPr>
            <w:color w:val="000000" w:themeColor="text1"/>
          </w:rPr>
          <w:t>H</w:t>
        </w:r>
      </w:ins>
      <w:ins w:id="248" w:author="Sebastián Rojas Cabal" w:date="2022-08-02T15:19:00Z">
        <w:r w:rsidR="00A0620E">
          <w:rPr>
            <w:color w:val="000000" w:themeColor="text1"/>
          </w:rPr>
          <w:t xml:space="preserve">owever, as we discuss these entanglements, we want to be explicit there is nothing inherently “illiberal” about religion in general or Christianity in particular. Rather, there </w:t>
        </w:r>
      </w:ins>
      <w:ins w:id="249" w:author="Sebastián Rojas Cabal" w:date="2022-08-02T15:20:00Z">
        <w:r w:rsidR="00A0620E">
          <w:rPr>
            <w:color w:val="000000" w:themeColor="text1"/>
          </w:rPr>
          <w:t xml:space="preserve">are </w:t>
        </w:r>
      </w:ins>
      <w:ins w:id="250" w:author="Sebastián Rojas Cabal" w:date="2022-08-02T15:21:00Z">
        <w:r w:rsidR="00933F5C">
          <w:rPr>
            <w:color w:val="000000" w:themeColor="text1"/>
          </w:rPr>
          <w:t>versions</w:t>
        </w:r>
      </w:ins>
      <w:ins w:id="251" w:author="Sebastián Rojas Cabal" w:date="2022-08-02T15:20:00Z">
        <w:r w:rsidR="00A0620E">
          <w:rPr>
            <w:color w:val="000000" w:themeColor="text1"/>
          </w:rPr>
          <w:t xml:space="preserve"> of Christianity </w:t>
        </w:r>
        <w:r w:rsidR="00933F5C">
          <w:rPr>
            <w:color w:val="000000" w:themeColor="text1"/>
          </w:rPr>
          <w:t xml:space="preserve">that spouse illiberal strategies. Having said that, we will briefly explain how </w:t>
        </w:r>
      </w:ins>
      <w:ins w:id="252" w:author="Sebastián Rojas Cabal" w:date="2022-08-02T15:21:00Z">
        <w:r w:rsidR="00933F5C">
          <w:rPr>
            <w:color w:val="000000" w:themeColor="text1"/>
          </w:rPr>
          <w:t xml:space="preserve">U.S. Christian and evangelical organizations came to occupy such a </w:t>
        </w:r>
        <w:r w:rsidR="00933F5C">
          <w:rPr>
            <w:color w:val="000000" w:themeColor="text1"/>
          </w:rPr>
          <w:lastRenderedPageBreak/>
          <w:t xml:space="preserve">prominent role in </w:t>
        </w:r>
      </w:ins>
      <w:ins w:id="253" w:author="Sebastián Rojas Cabal" w:date="2022-08-02T15:22:00Z">
        <w:r w:rsidR="00933F5C">
          <w:rPr>
            <w:color w:val="000000" w:themeColor="text1"/>
          </w:rPr>
          <w:t>transnational</w:t>
        </w:r>
      </w:ins>
      <w:ins w:id="254" w:author="Sebastián Rojas Cabal" w:date="2022-08-02T15:21:00Z">
        <w:r w:rsidR="00933F5C">
          <w:rPr>
            <w:color w:val="000000" w:themeColor="text1"/>
          </w:rPr>
          <w:t xml:space="preserve"> anti-LG</w:t>
        </w:r>
      </w:ins>
      <w:ins w:id="255" w:author="Sebastián Rojas Cabal" w:date="2022-08-02T15:22:00Z">
        <w:r w:rsidR="00933F5C">
          <w:rPr>
            <w:color w:val="000000" w:themeColor="text1"/>
          </w:rPr>
          <w:t>BTQ+ advocacy networks</w:t>
        </w:r>
      </w:ins>
      <w:del w:id="256" w:author="Sebastián Rojas Cabal" w:date="2022-08-02T15:21:00Z">
        <w:r w:rsidR="0013732C" w:rsidDel="00933F5C">
          <w:rPr>
            <w:color w:val="000000" w:themeColor="text1"/>
          </w:rPr>
          <w:delText>A</w:delText>
        </w:r>
      </w:del>
      <w:ins w:id="257" w:author="Sebastián Rojas Cabal" w:date="2022-08-02T15:22:00Z">
        <w:r w:rsidR="00933F5C">
          <w:rPr>
            <w:color w:val="000000" w:themeColor="text1"/>
          </w:rPr>
          <w:t xml:space="preserve"> as a way to understand how U.S.-based organizations more generally are central in this push to control and police LGBTQ+ lives across the globe</w:t>
        </w:r>
      </w:ins>
      <w:ins w:id="258" w:author="Sebastián Rojas Cabal" w:date="2022-08-02T15:23:00Z">
        <w:r w:rsidR="00933F5C">
          <w:rPr>
            <w:color w:val="000000" w:themeColor="text1"/>
          </w:rPr>
          <w:t>.</w:t>
        </w:r>
      </w:ins>
      <w:del w:id="259" w:author="Sebastián Rojas Cabal" w:date="2022-08-02T15:21:00Z">
        <w:r w:rsidR="0013732C" w:rsidDel="00933F5C">
          <w:rPr>
            <w:color w:val="000000" w:themeColor="text1"/>
          </w:rPr>
          <w:delText>t</w:delText>
        </w:r>
      </w:del>
      <w:del w:id="260" w:author="Sebastián Rojas Cabal" w:date="2022-08-02T15:22:00Z">
        <w:r w:rsidR="0013732C" w:rsidDel="00933F5C">
          <w:rPr>
            <w:color w:val="000000" w:themeColor="text1"/>
          </w:rPr>
          <w:delText xml:space="preserve"> the same time, while we will highlight how these illiberal networks are primarily advanced by those committed to (a </w:delText>
        </w:r>
        <w:r w:rsidR="00D63837" w:rsidDel="00933F5C">
          <w:rPr>
            <w:color w:val="000000" w:themeColor="text1"/>
          </w:rPr>
          <w:delText xml:space="preserve">particular </w:delText>
        </w:r>
        <w:r w:rsidR="0013732C" w:rsidDel="00933F5C">
          <w:rPr>
            <w:color w:val="000000" w:themeColor="text1"/>
          </w:rPr>
          <w:delText xml:space="preserve">version) of Christianity, </w:delText>
        </w:r>
        <w:r w:rsidR="0035305F" w:rsidDel="00933F5C">
          <w:rPr>
            <w:color w:val="000000" w:themeColor="text1"/>
          </w:rPr>
          <w:delText>“</w:delText>
        </w:r>
        <w:r w:rsidR="0013732C" w:rsidDel="00933F5C">
          <w:rPr>
            <w:color w:val="000000" w:themeColor="text1"/>
          </w:rPr>
          <w:delText>religious</w:delText>
        </w:r>
        <w:r w:rsidR="0035305F" w:rsidDel="00933F5C">
          <w:rPr>
            <w:color w:val="000000" w:themeColor="text1"/>
          </w:rPr>
          <w:delText>”</w:delText>
        </w:r>
        <w:r w:rsidR="0013732C" w:rsidDel="00933F5C">
          <w:rPr>
            <w:color w:val="000000" w:themeColor="text1"/>
          </w:rPr>
          <w:delText xml:space="preserve"> and </w:delText>
        </w:r>
        <w:r w:rsidR="0035305F" w:rsidDel="00933F5C">
          <w:rPr>
            <w:color w:val="000000" w:themeColor="text1"/>
          </w:rPr>
          <w:delText>“</w:delText>
        </w:r>
        <w:r w:rsidR="0013732C" w:rsidDel="00933F5C">
          <w:rPr>
            <w:color w:val="000000" w:themeColor="text1"/>
          </w:rPr>
          <w:delText>illiberal</w:delText>
        </w:r>
        <w:r w:rsidR="0035305F" w:rsidDel="00933F5C">
          <w:rPr>
            <w:color w:val="000000" w:themeColor="text1"/>
          </w:rPr>
          <w:delText>”</w:delText>
        </w:r>
        <w:r w:rsidR="0013732C" w:rsidDel="00933F5C">
          <w:rPr>
            <w:color w:val="000000" w:themeColor="text1"/>
          </w:rPr>
          <w:delText xml:space="preserve"> are not synonymous terms. </w:delText>
        </w:r>
        <w:r w:rsidR="0012512F" w:rsidDel="00933F5C">
          <w:rPr>
            <w:color w:val="000000" w:themeColor="text1"/>
          </w:rPr>
          <w:delText>So</w:delText>
        </w:r>
        <w:r w:rsidR="00B8712C" w:rsidDel="00933F5C">
          <w:rPr>
            <w:color w:val="000000" w:themeColor="text1"/>
          </w:rPr>
          <w:delText>,</w:delText>
        </w:r>
        <w:r w:rsidR="0012512F" w:rsidDel="00933F5C">
          <w:rPr>
            <w:color w:val="000000" w:themeColor="text1"/>
          </w:rPr>
          <w:delText xml:space="preserve"> although we draw on histories of religious activism and transnational engagement, we</w:delText>
        </w:r>
        <w:r w:rsidR="00B8712C" w:rsidDel="00933F5C">
          <w:rPr>
            <w:color w:val="000000" w:themeColor="text1"/>
          </w:rPr>
          <w:delText xml:space="preserve"> try to be explicit when we are discussing this general background compared to </w:delText>
        </w:r>
        <w:r w:rsidR="0012512F" w:rsidDel="00933F5C">
          <w:rPr>
            <w:color w:val="000000" w:themeColor="text1"/>
          </w:rPr>
          <w:delText>anti-LGBTQ+ actors</w:delText>
        </w:r>
        <w:r w:rsidR="00B8712C" w:rsidDel="00933F5C">
          <w:rPr>
            <w:color w:val="000000" w:themeColor="text1"/>
          </w:rPr>
          <w:delText>.</w:delText>
        </w:r>
      </w:del>
    </w:p>
    <w:p w14:paraId="46462802" w14:textId="518CF314" w:rsidR="005D2BC8" w:rsidRPr="00644ABF" w:rsidDel="00644ABF" w:rsidRDefault="00D125A1" w:rsidP="00644ABF">
      <w:pPr>
        <w:spacing w:line="360" w:lineRule="auto"/>
        <w:rPr>
          <w:del w:id="261" w:author="Sebastián Rojas Cabal" w:date="2022-08-02T15:29:00Z"/>
        </w:rPr>
      </w:pPr>
      <w:r>
        <w:rPr>
          <w:color w:val="000000" w:themeColor="text1"/>
        </w:rPr>
        <w:tab/>
      </w:r>
      <w:r w:rsidR="005D2BC8" w:rsidRPr="00933F5C">
        <w:rPr>
          <w:color w:val="000000" w:themeColor="text1"/>
        </w:rPr>
        <w:t>First,</w:t>
      </w:r>
      <w:r w:rsidR="005D2BC8">
        <w:rPr>
          <w:color w:val="000000" w:themeColor="text1"/>
        </w:rPr>
        <w:t xml:space="preserve"> religious entities</w:t>
      </w:r>
      <w:ins w:id="262" w:author="Sebastián Rojas Cabal" w:date="2022-08-02T15:24:00Z">
        <w:r w:rsidR="00933F5C">
          <w:rPr>
            <w:color w:val="000000" w:themeColor="text1"/>
          </w:rPr>
          <w:t xml:space="preserve"> in the U.S.</w:t>
        </w:r>
      </w:ins>
      <w:r w:rsidR="005D2BC8">
        <w:rPr>
          <w:color w:val="000000" w:themeColor="text1"/>
        </w:rPr>
        <w:t xml:space="preserve"> have access to significant resources. </w:t>
      </w:r>
      <w:ins w:id="263" w:author="Sebastián Rojas Cabal" w:date="2022-08-02T15:25:00Z">
        <w:r w:rsidR="00933F5C">
          <w:rPr>
            <w:color w:val="000000" w:themeColor="text1"/>
          </w:rPr>
          <w:t>Having</w:t>
        </w:r>
      </w:ins>
      <w:ins w:id="264" w:author="Sebastián Rojas Cabal" w:date="2022-08-02T14:21:00Z">
        <w:r w:rsidR="003D4933">
          <w:rPr>
            <w:color w:val="000000" w:themeColor="text1"/>
          </w:rPr>
          <w:t xml:space="preserve"> always played </w:t>
        </w:r>
      </w:ins>
      <w:ins w:id="265" w:author="Sebastián Rojas Cabal" w:date="2022-08-02T15:24:00Z">
        <w:r w:rsidR="00933F5C">
          <w:rPr>
            <w:color w:val="000000" w:themeColor="text1"/>
          </w:rPr>
          <w:t xml:space="preserve">a </w:t>
        </w:r>
      </w:ins>
      <w:ins w:id="266" w:author="Sebastián Rojas Cabal" w:date="2022-08-02T14:21:00Z">
        <w:r w:rsidR="003D4933">
          <w:rPr>
            <w:color w:val="000000" w:themeColor="text1"/>
          </w:rPr>
          <w:t>role in the provision of various social services</w:t>
        </w:r>
      </w:ins>
      <w:ins w:id="267" w:author="Sebastián Rojas Cabal" w:date="2022-08-02T15:25:00Z">
        <w:r w:rsidR="00933F5C">
          <w:rPr>
            <w:color w:val="000000" w:themeColor="text1"/>
          </w:rPr>
          <w:t>, t</w:t>
        </w:r>
      </w:ins>
      <w:ins w:id="268" w:author="Sebastián Rojas Cabal" w:date="2022-08-02T14:21:00Z">
        <w:r w:rsidR="003D4933">
          <w:rPr>
            <w:color w:val="000000" w:themeColor="text1"/>
          </w:rPr>
          <w:t xml:space="preserve">heir </w:t>
        </w:r>
      </w:ins>
      <w:ins w:id="269" w:author="Sebastián Rojas Cabal" w:date="2022-08-02T15:25:00Z">
        <w:r w:rsidR="00933F5C">
          <w:rPr>
            <w:color w:val="000000" w:themeColor="text1"/>
          </w:rPr>
          <w:t>relevance</w:t>
        </w:r>
      </w:ins>
      <w:ins w:id="270" w:author="Sebastián Rojas Cabal" w:date="2022-08-02T14:21:00Z">
        <w:r w:rsidR="003D4933">
          <w:rPr>
            <w:color w:val="000000" w:themeColor="text1"/>
          </w:rPr>
          <w:t xml:space="preserve"> grew as </w:t>
        </w:r>
      </w:ins>
      <w:ins w:id="271" w:author="Sebastián Rojas Cabal" w:date="2022-08-02T14:22:00Z">
        <w:r w:rsidR="003D4933">
          <w:rPr>
            <w:color w:val="000000" w:themeColor="text1"/>
          </w:rPr>
          <w:t>more services became privatized during the dismantlement of the developmental state</w:t>
        </w:r>
      </w:ins>
      <w:ins w:id="272" w:author="Sebastián Rojas Cabal" w:date="2022-08-02T15:25:00Z">
        <w:r w:rsidR="00933F5C">
          <w:rPr>
            <w:color w:val="000000" w:themeColor="text1"/>
          </w:rPr>
          <w:t xml:space="preserve"> in the 70s and 80s</w:t>
        </w:r>
      </w:ins>
      <w:ins w:id="273" w:author="Sebastián Rojas Cabal" w:date="2022-08-02T14:22:00Z">
        <w:r w:rsidR="003D4933">
          <w:rPr>
            <w:color w:val="000000" w:themeColor="text1"/>
          </w:rPr>
          <w:t xml:space="preserve">. </w:t>
        </w:r>
      </w:ins>
      <w:ins w:id="274" w:author="Sebastián Rojas Cabal" w:date="2022-08-02T15:25:00Z">
        <w:r w:rsidR="00933F5C">
          <w:rPr>
            <w:color w:val="000000" w:themeColor="text1"/>
          </w:rPr>
          <w:t>Later, in</w:t>
        </w:r>
      </w:ins>
      <w:del w:id="275" w:author="Sebastián Rojas Cabal" w:date="2022-08-02T14:21:00Z">
        <w:r w:rsidR="005D2BC8" w:rsidDel="003D4933">
          <w:rPr>
            <w:color w:val="000000" w:themeColor="text1"/>
          </w:rPr>
          <w:delText>Two</w:delText>
        </w:r>
      </w:del>
      <w:del w:id="276" w:author="Sebastián Rojas Cabal" w:date="2022-08-02T14:22:00Z">
        <w:r w:rsidR="005D2BC8" w:rsidDel="003D4933">
          <w:rPr>
            <w:color w:val="000000" w:themeColor="text1"/>
          </w:rPr>
          <w:delText xml:space="preserve"> reasons: 1) privatization of state services. I</w:delText>
        </w:r>
      </w:del>
      <w:del w:id="277" w:author="Sebastián Rojas Cabal" w:date="2022-08-02T15:25:00Z">
        <w:r w:rsidR="005D2BC8" w:rsidDel="00933F5C">
          <w:rPr>
            <w:color w:val="000000" w:themeColor="text1"/>
          </w:rPr>
          <w:delText>n the late</w:delText>
        </w:r>
      </w:del>
      <w:r w:rsidR="005D2BC8">
        <w:rPr>
          <w:color w:val="000000" w:themeColor="text1"/>
        </w:rPr>
        <w:t xml:space="preserve"> 1990s, </w:t>
      </w:r>
      <w:ins w:id="278" w:author="Sebastián Rojas Cabal" w:date="2022-08-02T14:23:00Z">
        <w:r w:rsidR="003D4933">
          <w:rPr>
            <w:color w:val="000000" w:themeColor="text1"/>
          </w:rPr>
          <w:t xml:space="preserve">religious organizations became </w:t>
        </w:r>
      </w:ins>
      <w:ins w:id="279" w:author="Sebastián Rojas Cabal" w:date="2022-08-02T15:25:00Z">
        <w:r w:rsidR="00933F5C">
          <w:rPr>
            <w:color w:val="000000" w:themeColor="text1"/>
          </w:rPr>
          <w:t>eligible</w:t>
        </w:r>
      </w:ins>
      <w:ins w:id="280" w:author="Sebastián Rojas Cabal" w:date="2022-08-02T14:23:00Z">
        <w:r w:rsidR="003D4933">
          <w:rPr>
            <w:color w:val="000000" w:themeColor="text1"/>
          </w:rPr>
          <w:t xml:space="preserve"> for federal grants. This </w:t>
        </w:r>
      </w:ins>
      <w:ins w:id="281" w:author="Sebastián Rojas Cabal" w:date="2022-08-02T15:26:00Z">
        <w:r w:rsidR="00933F5C">
          <w:rPr>
            <w:color w:val="000000" w:themeColor="text1"/>
          </w:rPr>
          <w:t>led to many</w:t>
        </w:r>
      </w:ins>
      <w:ins w:id="282" w:author="Sebastián Rojas Cabal" w:date="2022-08-02T14:23:00Z">
        <w:r w:rsidR="003D4933">
          <w:rPr>
            <w:color w:val="000000" w:themeColor="text1"/>
          </w:rPr>
          <w:t xml:space="preserve"> religious organizations </w:t>
        </w:r>
      </w:ins>
      <w:ins w:id="283" w:author="Sebastián Rojas Cabal" w:date="2022-08-02T15:26:00Z">
        <w:r w:rsidR="00933F5C">
          <w:rPr>
            <w:color w:val="000000" w:themeColor="text1"/>
          </w:rPr>
          <w:t xml:space="preserve">assuming the administrative and legal </w:t>
        </w:r>
        <w:r w:rsidR="00644ABF">
          <w:rPr>
            <w:color w:val="000000" w:themeColor="text1"/>
          </w:rPr>
          <w:t>form of</w:t>
        </w:r>
      </w:ins>
      <w:ins w:id="284" w:author="Sebastián Rojas Cabal" w:date="2022-08-02T14:23:00Z">
        <w:r w:rsidR="003D4933">
          <w:rPr>
            <w:color w:val="000000" w:themeColor="text1"/>
          </w:rPr>
          <w:t xml:space="preserve"> NGOs</w:t>
        </w:r>
      </w:ins>
      <w:ins w:id="285" w:author="Sebastián Rojas Cabal" w:date="2022-08-02T14:24:00Z">
        <w:r w:rsidR="005C0A57">
          <w:rPr>
            <w:color w:val="000000" w:themeColor="text1"/>
          </w:rPr>
          <w:t xml:space="preserve"> </w:t>
        </w:r>
      </w:ins>
      <w:ins w:id="286" w:author="Sebastián Rojas Cabal" w:date="2022-08-02T15:26:00Z">
        <w:r w:rsidR="00644ABF">
          <w:rPr>
            <w:color w:val="000000" w:themeColor="text1"/>
          </w:rPr>
          <w:t xml:space="preserve">to accommodate the new influx of resources. </w:t>
        </w:r>
      </w:ins>
      <w:ins w:id="287" w:author="Sebastián Rojas Cabal" w:date="2022-08-02T14:24:00Z">
        <w:r w:rsidR="005C0A57">
          <w:rPr>
            <w:color w:val="000000" w:themeColor="text1"/>
          </w:rPr>
          <w:t xml:space="preserve">For example, </w:t>
        </w:r>
      </w:ins>
      <w:del w:id="288" w:author="Sebastián Rojas Cabal" w:date="2022-08-02T14:23:00Z">
        <w:r w:rsidR="005D2BC8" w:rsidDel="003D4933">
          <w:rPr>
            <w:color w:val="000000" w:themeColor="text1"/>
          </w:rPr>
          <w:delText>change</w:delText>
        </w:r>
      </w:del>
      <w:del w:id="289" w:author="Sebastián Rojas Cabal" w:date="2022-08-02T14:24:00Z">
        <w:r w:rsidR="005D2BC8" w:rsidDel="005C0A57">
          <w:rPr>
            <w:color w:val="000000" w:themeColor="text1"/>
          </w:rPr>
          <w:delText xml:space="preserve"> in a rule that allowed federal dollars to go to these entities. Saw an explosion in religious NGOization as a result. Because many religious entities were already providing social services, it allowed for them to get grants. </w:delText>
        </w:r>
      </w:del>
      <w:r w:rsidR="005D2BC8">
        <w:rPr>
          <w:color w:val="000000" w:themeColor="text1"/>
        </w:rPr>
        <w:t>George W. Bush’s PEPFAR program</w:t>
      </w:r>
      <w:ins w:id="290" w:author="Sebastián Rojas Cabal" w:date="2022-08-02T14:24:00Z">
        <w:r w:rsidR="005C0A57">
          <w:rPr>
            <w:color w:val="000000" w:themeColor="text1"/>
          </w:rPr>
          <w:t xml:space="preserve"> </w:t>
        </w:r>
      </w:ins>
      <w:del w:id="291" w:author="Sebastián Rojas Cabal" w:date="2022-08-02T14:24:00Z">
        <w:r w:rsidR="005D2BC8" w:rsidDel="005C0A57">
          <w:rPr>
            <w:color w:val="000000" w:themeColor="text1"/>
          </w:rPr>
          <w:delText xml:space="preserve">, for example, </w:delText>
        </w:r>
      </w:del>
      <w:r w:rsidR="005D2BC8">
        <w:rPr>
          <w:color w:val="000000" w:themeColor="text1"/>
        </w:rPr>
        <w:t xml:space="preserve">relied heavily on religious entities. </w:t>
      </w:r>
      <w:ins w:id="292" w:author="Sebastián Rojas Cabal" w:date="2022-08-02T15:27:00Z">
        <w:r w:rsidR="00644ABF">
          <w:rPr>
            <w:color w:val="000000" w:themeColor="text1"/>
          </w:rPr>
          <w:t xml:space="preserve">Religious organizations also benefit from a population of recurrent donors, as </w:t>
        </w:r>
      </w:ins>
      <w:del w:id="293" w:author="Sebastián Rojas Cabal" w:date="2022-08-02T14:25:00Z">
        <w:r w:rsidR="005D2BC8" w:rsidRPr="005C0A57" w:rsidDel="005C0A57">
          <w:rPr>
            <w:b/>
            <w:bCs/>
            <w:color w:val="000000" w:themeColor="text1"/>
            <w:rPrChange w:id="294" w:author="Sebastián Rojas Cabal" w:date="2022-08-02T14:25:00Z">
              <w:rPr>
                <w:color w:val="000000" w:themeColor="text1"/>
              </w:rPr>
            </w:rPrChange>
          </w:rPr>
          <w:delText>2)</w:delText>
        </w:r>
        <w:r w:rsidR="005D2BC8" w:rsidDel="005C0A57">
          <w:rPr>
            <w:color w:val="000000" w:themeColor="text1"/>
          </w:rPr>
          <w:delText xml:space="preserve"> R</w:delText>
        </w:r>
      </w:del>
      <w:ins w:id="295" w:author="Sebastián Rojas Cabal" w:date="2022-08-02T14:25:00Z">
        <w:r w:rsidR="005C0A57">
          <w:rPr>
            <w:color w:val="000000" w:themeColor="text1"/>
          </w:rPr>
          <w:t>r</w:t>
        </w:r>
      </w:ins>
      <w:r w:rsidR="005D2BC8">
        <w:rPr>
          <w:color w:val="000000" w:themeColor="text1"/>
        </w:rPr>
        <w:t xml:space="preserve">eligious people </w:t>
      </w:r>
      <w:ins w:id="296" w:author="Sebastián Rojas Cabal" w:date="2022-08-02T14:25:00Z">
        <w:r w:rsidR="005C0A57">
          <w:rPr>
            <w:color w:val="000000" w:themeColor="text1"/>
          </w:rPr>
          <w:t>are more likely to donate in support for a variety of causes</w:t>
        </w:r>
      </w:ins>
      <w:ins w:id="297" w:author="Sebastián Rojas Cabal" w:date="2022-08-02T15:29:00Z">
        <w:r w:rsidR="00644ABF">
          <w:rPr>
            <w:color w:val="000000" w:themeColor="text1"/>
          </w:rPr>
          <w:t xml:space="preserve"> – they also tend to have an</w:t>
        </w:r>
      </w:ins>
      <w:del w:id="298" w:author="Sebastián Rojas Cabal" w:date="2022-08-02T14:25:00Z">
        <w:r w:rsidR="005D2BC8" w:rsidDel="005C0A57">
          <w:rPr>
            <w:color w:val="000000" w:themeColor="text1"/>
          </w:rPr>
          <w:delText>donate more</w:delText>
        </w:r>
      </w:del>
      <w:del w:id="299" w:author="Sebastián Rojas Cabal" w:date="2022-08-02T15:29:00Z">
        <w:r w:rsidR="007A586E" w:rsidDel="00644ABF">
          <w:rPr>
            <w:color w:val="000000" w:themeColor="text1"/>
          </w:rPr>
          <w:delText>,</w:delText>
        </w:r>
      </w:del>
      <w:r w:rsidR="007A586E">
        <w:rPr>
          <w:color w:val="000000" w:themeColor="text1"/>
        </w:rPr>
        <w:t xml:space="preserve"> </w:t>
      </w:r>
      <w:r w:rsidR="007A586E">
        <w:t>obligation to tide, have higher incomes</w:t>
      </w:r>
      <w:r w:rsidR="007A586E" w:rsidRPr="00644ABF">
        <w:t>.</w:t>
      </w:r>
      <w:ins w:id="300" w:author="Sebastián Rojas Cabal" w:date="2022-08-02T15:29:00Z">
        <w:r w:rsidR="00644ABF" w:rsidRPr="00644ABF">
          <w:rPr>
            <w:rPrChange w:id="301" w:author="Sebastián Rojas Cabal" w:date="2022-08-02T15:30:00Z">
              <w:rPr>
                <w:rFonts w:ascii="TimesNewRomanPSMT" w:hAnsi="TimesNewRomanPSMT"/>
                <w:sz w:val="20"/>
                <w:szCs w:val="20"/>
              </w:rPr>
            </w:rPrChange>
          </w:rPr>
          <w:t xml:space="preserve"> </w:t>
        </w:r>
      </w:ins>
      <w:ins w:id="302" w:author="Sebastián Rojas Cabal" w:date="2022-08-02T15:30:00Z">
        <w:r w:rsidR="00644ABF">
          <w:t xml:space="preserve">Scholars have shown how </w:t>
        </w:r>
      </w:ins>
    </w:p>
    <w:p w14:paraId="50B0A6DE" w14:textId="35DA8843" w:rsidR="0068644B" w:rsidRPr="00644ABF" w:rsidDel="00644ABF" w:rsidRDefault="00644ABF" w:rsidP="00BF09D7">
      <w:pPr>
        <w:spacing w:line="360" w:lineRule="auto"/>
        <w:rPr>
          <w:del w:id="303" w:author="Sebastián Rojas Cabal" w:date="2022-08-02T15:30:00Z"/>
        </w:rPr>
        <w:pPrChange w:id="304" w:author="Sebastián Rojas Cabal" w:date="2022-08-02T15:31:00Z">
          <w:pPr>
            <w:pStyle w:val="ListParagraph"/>
            <w:numPr>
              <w:ilvl w:val="2"/>
              <w:numId w:val="11"/>
            </w:numPr>
            <w:spacing w:line="360" w:lineRule="auto"/>
            <w:ind w:left="2160" w:hanging="360"/>
          </w:pPr>
        </w:pPrChange>
      </w:pPr>
      <w:ins w:id="305" w:author="Sebastián Rojas Cabal" w:date="2022-08-02T15:30:00Z">
        <w:r>
          <w:t>r</w:t>
        </w:r>
      </w:ins>
      <w:del w:id="306" w:author="Sebastián Rojas Cabal" w:date="2022-08-02T15:30:00Z">
        <w:r w:rsidR="0068644B" w:rsidRPr="00644ABF" w:rsidDel="00644ABF">
          <w:delText>R</w:delText>
        </w:r>
      </w:del>
      <w:r w:rsidR="0068644B" w:rsidRPr="00644ABF">
        <w:t>eligious teachings</w:t>
      </w:r>
      <w:ins w:id="307" w:author="Sebastián Rojas Cabal" w:date="2022-08-02T15:31:00Z">
        <w:r>
          <w:t xml:space="preserve"> can generate pro-social, philanthropic behaviors</w:t>
        </w:r>
      </w:ins>
      <w:r w:rsidR="0068644B" w:rsidRPr="00644ABF">
        <w:t xml:space="preserve"> </w:t>
      </w:r>
      <w:ins w:id="308" w:author="Sebastián Rojas Cabal" w:date="2022-08-02T15:31:00Z">
        <w:r>
          <w:t xml:space="preserve">which may be particularly important </w:t>
        </w:r>
        <w:r w:rsidR="00BF09D7">
          <w:t xml:space="preserve">in channeling money abroad </w:t>
        </w:r>
      </w:ins>
      <w:del w:id="309" w:author="Sebastián Rojas Cabal" w:date="2022-08-02T15:31:00Z">
        <w:r w:rsidR="0068644B" w:rsidRPr="00644ABF" w:rsidDel="00BF09D7">
          <w:delText>encourage peo</w:delText>
        </w:r>
      </w:del>
      <w:del w:id="310" w:author="Sebastián Rojas Cabal" w:date="2022-08-02T15:30:00Z">
        <w:r w:rsidR="0068644B" w:rsidRPr="00644ABF" w:rsidDel="00644ABF">
          <w:delText xml:space="preserve">- </w:delText>
        </w:r>
      </w:del>
      <w:del w:id="311" w:author="Sebastián Rojas Cabal" w:date="2022-08-02T15:31:00Z">
        <w:r w:rsidR="0068644B" w:rsidRPr="00644ABF" w:rsidDel="00BF09D7">
          <w:delText>ple to empathize with and help those who are worse off than themselves without regard to reciprocity or to the “distance” between them, values that may be particularly important to international giving where there are few “tangible” benefits of giving.</w:delText>
        </w:r>
      </w:del>
    </w:p>
    <w:p w14:paraId="23FE6140" w14:textId="45EEA7EB" w:rsidR="0068644B" w:rsidRPr="00644ABF" w:rsidDel="00644ABF" w:rsidRDefault="0068644B" w:rsidP="00BF09D7">
      <w:pPr>
        <w:spacing w:line="360" w:lineRule="auto"/>
        <w:rPr>
          <w:del w:id="312" w:author="Sebastián Rojas Cabal" w:date="2022-08-02T15:30:00Z"/>
        </w:rPr>
        <w:pPrChange w:id="313" w:author="Sebastián Rojas Cabal" w:date="2022-08-02T15:31:00Z">
          <w:pPr>
            <w:pStyle w:val="ListParagraph"/>
            <w:numPr>
              <w:ilvl w:val="2"/>
              <w:numId w:val="11"/>
            </w:numPr>
            <w:spacing w:line="360" w:lineRule="auto"/>
            <w:ind w:left="2160" w:hanging="360"/>
          </w:pPr>
        </w:pPrChange>
      </w:pPr>
      <w:del w:id="314" w:author="Sebastián Rojas Cabal" w:date="2022-08-02T15:31:00Z">
        <w:r w:rsidRPr="00644ABF" w:rsidDel="00BF09D7">
          <w:rPr>
            <w:color w:val="000000" w:themeColor="text1"/>
          </w:rPr>
          <w:delText>“</w:delText>
        </w:r>
        <w:r w:rsidRPr="00644ABF" w:rsidDel="00BF09D7">
          <w:delText xml:space="preserve">They suggest a model in which “the type and degree of empathetic identification with the needs of others” or a “sense of we-ness” generates philanthropic behavior </w:delText>
        </w:r>
      </w:del>
      <w:r w:rsidRPr="00644ABF">
        <w:t>(</w:t>
      </w:r>
      <w:proofErr w:type="spellStart"/>
      <w:r w:rsidRPr="00644ABF">
        <w:t>Schervish</w:t>
      </w:r>
      <w:proofErr w:type="spellEnd"/>
      <w:r w:rsidRPr="00644ABF">
        <w:t xml:space="preserve"> &amp; Havens, 1997, pp. 238-239)</w:t>
      </w:r>
      <w:ins w:id="315" w:author="Sebastián Rojas Cabal" w:date="2022-08-02T15:30:00Z">
        <w:r w:rsidR="00644ABF" w:rsidRPr="00644ABF">
          <w:rPr>
            <w:rPrChange w:id="316" w:author="Sebastián Rojas Cabal" w:date="2022-08-02T15:30:00Z">
              <w:rPr>
                <w:rFonts w:ascii="TimesNewRomanPSMT" w:hAnsi="TimesNewRomanPSMT"/>
                <w:sz w:val="20"/>
                <w:szCs w:val="20"/>
              </w:rPr>
            </w:rPrChange>
          </w:rPr>
          <w:t xml:space="preserve">. </w:t>
        </w:r>
      </w:ins>
      <w:del w:id="317" w:author="Sebastián Rojas Cabal" w:date="2022-08-02T15:30:00Z">
        <w:r w:rsidRPr="00644ABF" w:rsidDel="00644ABF">
          <w:delText xml:space="preserve"> </w:delText>
        </w:r>
      </w:del>
    </w:p>
    <w:p w14:paraId="6C38ACD5" w14:textId="7BAFEC55" w:rsidR="0059601A" w:rsidRPr="00644ABF" w:rsidRDefault="0068644B" w:rsidP="00BF09D7">
      <w:pPr>
        <w:spacing w:line="360" w:lineRule="auto"/>
        <w:pPrChange w:id="318" w:author="Sebastián Rojas Cabal" w:date="2022-08-02T15:31:00Z">
          <w:pPr>
            <w:pStyle w:val="ListParagraph"/>
            <w:numPr>
              <w:ilvl w:val="3"/>
              <w:numId w:val="11"/>
            </w:numPr>
            <w:spacing w:line="360" w:lineRule="auto"/>
            <w:ind w:left="2880" w:hanging="360"/>
          </w:pPr>
        </w:pPrChange>
      </w:pPr>
      <w:proofErr w:type="spellStart"/>
      <w:r w:rsidRPr="00644ABF">
        <w:t>Bekkers</w:t>
      </w:r>
      <w:proofErr w:type="spellEnd"/>
      <w:r w:rsidRPr="00644ABF">
        <w:t xml:space="preserve"> and Schuyt (2008)</w:t>
      </w:r>
      <w:ins w:id="319" w:author="Sebastián Rojas Cabal" w:date="2022-08-02T15:32:00Z">
        <w:r w:rsidR="00BF09D7">
          <w:t>, for example,</w:t>
        </w:r>
      </w:ins>
      <w:r w:rsidRPr="00644ABF">
        <w:t xml:space="preserve"> dif</w:t>
      </w:r>
      <w:del w:id="320" w:author="Sebastián Rojas Cabal" w:date="2022-08-02T15:32:00Z">
        <w:r w:rsidRPr="00644ABF" w:rsidDel="00BF09D7">
          <w:delText xml:space="preserve">- </w:delText>
        </w:r>
      </w:del>
      <w:r w:rsidRPr="00644ABF">
        <w:t xml:space="preserve">ferentiate two mechanisms through which religion affects prosocial behavior— “conviction” and “community.” The former refers to the values that religion instills in individuals, such as concern for and responsibility toward the well-being of others. The latter captures how participation in religious institutions is likely to result in individuals being made more aware of opportunities to give and of being solicited. </w:t>
      </w:r>
    </w:p>
    <w:p w14:paraId="203DBEFC" w14:textId="3D86B086" w:rsidR="0068644B" w:rsidRDefault="005D2BC8" w:rsidP="0068644B">
      <w:pPr>
        <w:spacing w:line="360" w:lineRule="auto"/>
        <w:rPr>
          <w:color w:val="000000" w:themeColor="text1"/>
        </w:rPr>
      </w:pPr>
      <w:r>
        <w:rPr>
          <w:color w:val="000000" w:themeColor="text1"/>
        </w:rPr>
        <w:tab/>
      </w:r>
      <w:r w:rsidR="0068644B">
        <w:rPr>
          <w:color w:val="000000" w:themeColor="text1"/>
        </w:rPr>
        <w:t>Second</w:t>
      </w:r>
      <w:r>
        <w:rPr>
          <w:color w:val="000000" w:themeColor="text1"/>
        </w:rPr>
        <w:t xml:space="preserve">, </w:t>
      </w:r>
      <w:del w:id="321" w:author="Sebastián Rojas Cabal" w:date="2022-08-02T15:32:00Z">
        <w:r w:rsidDel="00BF09D7">
          <w:rPr>
            <w:color w:val="000000" w:themeColor="text1"/>
          </w:rPr>
          <w:delText>this population</w:delText>
        </w:r>
      </w:del>
      <w:ins w:id="322" w:author="Sebastián Rojas Cabal" w:date="2022-08-02T15:32:00Z">
        <w:r w:rsidR="00BF09D7">
          <w:rPr>
            <w:color w:val="000000" w:themeColor="text1"/>
          </w:rPr>
          <w:t>there is a long history of engaging</w:t>
        </w:r>
      </w:ins>
      <w:del w:id="323" w:author="Sebastián Rojas Cabal" w:date="2022-08-02T15:32:00Z">
        <w:r w:rsidDel="00BF09D7">
          <w:rPr>
            <w:color w:val="000000" w:themeColor="text1"/>
          </w:rPr>
          <w:delText xml:space="preserve"> has a long history of </w:delText>
        </w:r>
      </w:del>
      <w:ins w:id="324" w:author="Sebastián Rojas Cabal" w:date="2022-08-02T15:32:00Z">
        <w:r w:rsidR="00BF09D7">
          <w:rPr>
            <w:color w:val="000000" w:themeColor="text1"/>
          </w:rPr>
          <w:t xml:space="preserve"> in </w:t>
        </w:r>
      </w:ins>
      <w:r>
        <w:rPr>
          <w:color w:val="000000" w:themeColor="text1"/>
        </w:rPr>
        <w:t>international “civilizing mission</w:t>
      </w:r>
      <w:ins w:id="325" w:author="Sebastián Rojas Cabal" w:date="2022-08-02T15:32:00Z">
        <w:r w:rsidR="00BF09D7">
          <w:rPr>
            <w:color w:val="000000" w:themeColor="text1"/>
          </w:rPr>
          <w:t>s</w:t>
        </w:r>
      </w:ins>
      <w:del w:id="326" w:author="Sebastián Rojas Cabal" w:date="2022-08-02T15:32:00Z">
        <w:r w:rsidDel="00BF09D7">
          <w:rPr>
            <w:color w:val="000000" w:themeColor="text1"/>
          </w:rPr>
          <w:delText>s.</w:delText>
        </w:r>
      </w:del>
      <w:r>
        <w:rPr>
          <w:color w:val="000000" w:themeColor="text1"/>
        </w:rPr>
        <w:t>”</w:t>
      </w:r>
      <w:ins w:id="327" w:author="Sebastián Rojas Cabal" w:date="2022-08-02T15:32:00Z">
        <w:r w:rsidR="00BF09D7">
          <w:rPr>
            <w:color w:val="000000" w:themeColor="text1"/>
          </w:rPr>
          <w:t xml:space="preserve"> among religious populations.</w:t>
        </w:r>
      </w:ins>
      <w:r>
        <w:rPr>
          <w:color w:val="000000" w:themeColor="text1"/>
        </w:rPr>
        <w:t xml:space="preserve"> </w:t>
      </w:r>
      <w:r w:rsidR="00D125A1">
        <w:rPr>
          <w:color w:val="000000" w:themeColor="text1"/>
        </w:rPr>
        <w:t xml:space="preserve">Religious actors </w:t>
      </w:r>
      <w:del w:id="328" w:author="Sebastián Rojas Cabal" w:date="2022-08-02T15:32:00Z">
        <w:r w:rsidR="00D125A1" w:rsidDel="00BF09D7">
          <w:rPr>
            <w:color w:val="000000" w:themeColor="text1"/>
          </w:rPr>
          <w:delText xml:space="preserve">are </w:delText>
        </w:r>
      </w:del>
      <w:ins w:id="329" w:author="Sebastián Rojas Cabal" w:date="2022-08-02T15:32:00Z">
        <w:r w:rsidR="00BF09D7">
          <w:rPr>
            <w:color w:val="000000" w:themeColor="text1"/>
          </w:rPr>
          <w:t>were</w:t>
        </w:r>
        <w:r w:rsidR="00BF09D7">
          <w:rPr>
            <w:color w:val="000000" w:themeColor="text1"/>
          </w:rPr>
          <w:t xml:space="preserve"> </w:t>
        </w:r>
      </w:ins>
      <w:r w:rsidR="00D125A1">
        <w:rPr>
          <w:color w:val="000000" w:themeColor="text1"/>
        </w:rPr>
        <w:t xml:space="preserve">some of the </w:t>
      </w:r>
      <w:del w:id="330" w:author="Sebastián Rojas Cabal" w:date="2022-08-02T15:33:00Z">
        <w:r w:rsidR="00D125A1" w:rsidDel="00BF09D7">
          <w:rPr>
            <w:color w:val="000000" w:themeColor="text1"/>
          </w:rPr>
          <w:delText xml:space="preserve">earliest </w:delText>
        </w:r>
      </w:del>
      <w:ins w:id="331" w:author="Sebastián Rojas Cabal" w:date="2022-08-02T15:33:00Z">
        <w:r w:rsidR="00BF09D7">
          <w:rPr>
            <w:color w:val="000000" w:themeColor="text1"/>
          </w:rPr>
          <w:t>first</w:t>
        </w:r>
        <w:r w:rsidR="00BF09D7">
          <w:rPr>
            <w:color w:val="000000" w:themeColor="text1"/>
          </w:rPr>
          <w:t xml:space="preserve"> </w:t>
        </w:r>
      </w:ins>
      <w:r w:rsidR="00D125A1">
        <w:rPr>
          <w:color w:val="000000" w:themeColor="text1"/>
        </w:rPr>
        <w:t xml:space="preserve">to form transnational networks and build religious international organizations, especially after World War II. </w:t>
      </w:r>
      <w:del w:id="332" w:author="Sebastián Rojas Cabal" w:date="2022-08-02T15:33:00Z">
        <w:r w:rsidR="00D125A1" w:rsidDel="00BF09D7">
          <w:rPr>
            <w:color w:val="000000" w:themeColor="text1"/>
          </w:rPr>
          <w:delText>Indeed</w:delText>
        </w:r>
      </w:del>
      <w:ins w:id="333" w:author="Sebastián Rojas Cabal" w:date="2022-08-02T15:33:00Z">
        <w:r w:rsidR="00BF09D7">
          <w:rPr>
            <w:color w:val="000000" w:themeColor="text1"/>
          </w:rPr>
          <w:t>In fact</w:t>
        </w:r>
      </w:ins>
      <w:r w:rsidR="00D125A1">
        <w:rPr>
          <w:color w:val="000000" w:themeColor="text1"/>
        </w:rPr>
        <w:t>, throughout the post-war period, religious actors were an important mechanism for spreading liberalism</w:t>
      </w:r>
      <w:ins w:id="334" w:author="Sebastián Rojas Cabal" w:date="2022-08-02T14:27:00Z">
        <w:r w:rsidR="005C0A57">
          <w:rPr>
            <w:color w:val="000000" w:themeColor="text1"/>
          </w:rPr>
          <w:t xml:space="preserve"> because of their support for religious tolerance and democratic norms</w:t>
        </w:r>
      </w:ins>
      <w:r w:rsidR="00D125A1">
        <w:rPr>
          <w:color w:val="000000" w:themeColor="text1"/>
        </w:rPr>
        <w:t xml:space="preserve"> (Woodberry). </w:t>
      </w:r>
      <w:del w:id="335" w:author="Sebastián Rojas Cabal" w:date="2022-08-02T14:27:00Z">
        <w:r w:rsidR="008F6643" w:rsidDel="005C0A57">
          <w:rPr>
            <w:color w:val="000000" w:themeColor="text1"/>
          </w:rPr>
          <w:delText xml:space="preserve">This is often because these entities promoted religious tolerance and democratic norms. </w:delText>
        </w:r>
      </w:del>
      <w:del w:id="336" w:author="Sebastián Rojas Cabal" w:date="2022-08-02T14:29:00Z">
        <w:r w:rsidDel="00A97F3C">
          <w:rPr>
            <w:color w:val="000000" w:themeColor="text1"/>
          </w:rPr>
          <w:delText>So the institutional framework is there to engage internationally.</w:delText>
        </w:r>
      </w:del>
      <w:ins w:id="337" w:author="Sebastián Rojas Cabal" w:date="2022-08-02T14:30:00Z">
        <w:r w:rsidR="00A97F3C">
          <w:rPr>
            <w:color w:val="000000" w:themeColor="text1"/>
          </w:rPr>
          <w:t xml:space="preserve">These ties have continued to serve as an infrastructure for advocacy even as the “mission” and the actors change. </w:t>
        </w:r>
      </w:ins>
      <w:proofErr w:type="spellStart"/>
      <w:ins w:id="338" w:author="Sebastián Rojas Cabal" w:date="2022-08-02T14:31:00Z">
        <w:r w:rsidR="00A97F3C">
          <w:rPr>
            <w:color w:val="000000" w:themeColor="text1"/>
          </w:rPr>
          <w:t>Wunthow</w:t>
        </w:r>
        <w:proofErr w:type="spellEnd"/>
        <w:r w:rsidR="00A97F3C">
          <w:rPr>
            <w:color w:val="000000" w:themeColor="text1"/>
          </w:rPr>
          <w:t xml:space="preserve">, for example, notes how U.S. </w:t>
        </w:r>
        <w:proofErr w:type="spellStart"/>
        <w:r w:rsidR="00A97F3C">
          <w:rPr>
            <w:color w:val="000000" w:themeColor="text1"/>
          </w:rPr>
          <w:t>Christiniaty</w:t>
        </w:r>
        <w:proofErr w:type="spellEnd"/>
        <w:r w:rsidR="00A97F3C">
          <w:rPr>
            <w:color w:val="000000" w:themeColor="text1"/>
          </w:rPr>
          <w:t xml:space="preserve"> is “becoming transcultural, responding to the realities of globalization by actively and </w:t>
        </w:r>
      </w:ins>
      <w:ins w:id="339" w:author="Sebastián Rojas Cabal" w:date="2022-08-02T14:32:00Z">
        <w:r w:rsidR="00A97F3C">
          <w:rPr>
            <w:color w:val="000000" w:themeColor="text1"/>
          </w:rPr>
          <w:t>intentionally</w:t>
        </w:r>
      </w:ins>
      <w:ins w:id="340" w:author="Sebastián Rojas Cabal" w:date="2022-08-02T14:31:00Z">
        <w:r w:rsidR="00A97F3C">
          <w:rPr>
            <w:color w:val="000000" w:themeColor="text1"/>
          </w:rPr>
          <w:t xml:space="preserve"> </w:t>
        </w:r>
      </w:ins>
      <w:ins w:id="341" w:author="Sebastián Rojas Cabal" w:date="2022-08-02T14:32:00Z">
        <w:r w:rsidR="00A97F3C">
          <w:rPr>
            <w:color w:val="000000" w:themeColor="text1"/>
          </w:rPr>
          <w:t>engaging</w:t>
        </w:r>
      </w:ins>
      <w:ins w:id="342" w:author="Sebastián Rojas Cabal" w:date="2022-08-02T14:31:00Z">
        <w:r w:rsidR="00A97F3C">
          <w:rPr>
            <w:color w:val="000000" w:themeColor="text1"/>
          </w:rPr>
          <w:t xml:space="preserve"> </w:t>
        </w:r>
      </w:ins>
      <w:ins w:id="343" w:author="Sebastián Rojas Cabal" w:date="2022-08-02T14:32:00Z">
        <w:r w:rsidR="00A97F3C">
          <w:rPr>
            <w:color w:val="000000" w:themeColor="text1"/>
          </w:rPr>
          <w:t>in activities that span borders”. From this, it follows that t</w:t>
        </w:r>
      </w:ins>
      <w:ins w:id="344" w:author="Sebastián Rojas Cabal" w:date="2022-08-02T14:33:00Z">
        <w:r w:rsidR="00A97F3C">
          <w:rPr>
            <w:color w:val="000000" w:themeColor="text1"/>
          </w:rPr>
          <w:t>he heretofore “liberalizing” network infrastructures of global Christianity can now serve as conduits for illiberal transnational activism.</w:t>
        </w:r>
      </w:ins>
    </w:p>
    <w:p w14:paraId="08D624C6" w14:textId="5B25F8F4" w:rsidR="0068644B" w:rsidRPr="0068644B" w:rsidDel="00A97F3C" w:rsidRDefault="0068644B" w:rsidP="0068644B">
      <w:pPr>
        <w:pStyle w:val="ListParagraph"/>
        <w:numPr>
          <w:ilvl w:val="0"/>
          <w:numId w:val="10"/>
        </w:numPr>
        <w:spacing w:line="360" w:lineRule="auto"/>
        <w:rPr>
          <w:del w:id="345" w:author="Sebastián Rojas Cabal" w:date="2022-08-02T14:32:00Z"/>
          <w:color w:val="000000" w:themeColor="text1"/>
        </w:rPr>
      </w:pPr>
      <w:del w:id="346" w:author="Sebastián Rojas Cabal" w:date="2022-08-02T14:32:00Z">
        <w:r w:rsidRPr="0068644B" w:rsidDel="00A97F3C">
          <w:rPr>
            <w:rFonts w:ascii="Sabon" w:eastAsia="Times New Roman" w:hAnsi="Sabon" w:cs="Times New Roman"/>
            <w:sz w:val="20"/>
            <w:szCs w:val="20"/>
          </w:rPr>
          <w:delText>“As the world becomes increasingly interdependent, Christianity in the United States is becoming transcultural, responding to the realities of globalization by actively and intentionally engaging in activities that span borders. “ Wunthow</w:delText>
        </w:r>
      </w:del>
    </w:p>
    <w:p w14:paraId="209D2CE8" w14:textId="5D42943C" w:rsidR="0068644B" w:rsidRPr="004D7ECD" w:rsidDel="00A97F3C" w:rsidRDefault="0068644B" w:rsidP="0068644B">
      <w:pPr>
        <w:pStyle w:val="ListParagraph"/>
        <w:numPr>
          <w:ilvl w:val="0"/>
          <w:numId w:val="10"/>
        </w:numPr>
        <w:spacing w:before="100" w:beforeAutospacing="1" w:after="100" w:afterAutospacing="1" w:line="360" w:lineRule="auto"/>
        <w:rPr>
          <w:del w:id="347" w:author="Sebastián Rojas Cabal" w:date="2022-08-02T14:32:00Z"/>
          <w:rFonts w:ascii="Times New Roman" w:eastAsia="Times New Roman" w:hAnsi="Times New Roman" w:cs="Times New Roman"/>
        </w:rPr>
      </w:pPr>
      <w:del w:id="348" w:author="Sebastián Rojas Cabal" w:date="2022-08-02T14:32:00Z">
        <w:r w:rsidRPr="004D7ECD" w:rsidDel="00A97F3C">
          <w:rPr>
            <w:rFonts w:ascii="Times New Roman" w:eastAsia="Times New Roman" w:hAnsi="Times New Roman" w:cs="Times New Roman"/>
          </w:rPr>
          <w:delText>“Despite Christainity’s shifting population, a very significant share of its financial and organizational resources remains in the United States and Europe”</w:delText>
        </w:r>
      </w:del>
    </w:p>
    <w:p w14:paraId="3A42F2E5" w14:textId="0D8E66BB" w:rsidR="0068644B" w:rsidDel="00DC1559" w:rsidRDefault="008F6643" w:rsidP="00456764">
      <w:pPr>
        <w:spacing w:line="360" w:lineRule="auto"/>
        <w:rPr>
          <w:del w:id="349" w:author="Sebastián Rojas Cabal" w:date="2022-08-02T14:43:00Z"/>
          <w:color w:val="000000" w:themeColor="text1"/>
        </w:rPr>
        <w:pPrChange w:id="350" w:author="Sebastián Rojas Cabal" w:date="2022-08-02T15:12:00Z">
          <w:pPr>
            <w:spacing w:line="360" w:lineRule="auto"/>
          </w:pPr>
        </w:pPrChange>
      </w:pPr>
      <w:r>
        <w:rPr>
          <w:color w:val="000000" w:themeColor="text1"/>
        </w:rPr>
        <w:tab/>
      </w:r>
      <w:r w:rsidR="0068644B">
        <w:rPr>
          <w:color w:val="000000" w:themeColor="text1"/>
        </w:rPr>
        <w:t xml:space="preserve">Third, </w:t>
      </w:r>
      <w:ins w:id="351" w:author="Sebastián Rojas Cabal" w:date="2022-08-02T14:39:00Z">
        <w:r w:rsidR="00DC1559">
          <w:rPr>
            <w:color w:val="000000" w:themeColor="text1"/>
          </w:rPr>
          <w:t>among religious organizations, there are distinct segments willing to become more politically active. For e</w:t>
        </w:r>
      </w:ins>
      <w:ins w:id="352" w:author="Sebastián Rojas Cabal" w:date="2022-08-02T14:40:00Z">
        <w:r w:rsidR="00DC1559">
          <w:rPr>
            <w:color w:val="000000" w:themeColor="text1"/>
          </w:rPr>
          <w:t xml:space="preserve">xample, </w:t>
        </w:r>
      </w:ins>
      <w:ins w:id="353" w:author="Sebastián Rojas Cabal" w:date="2022-08-02T14:41:00Z">
        <w:r w:rsidR="00DC1559">
          <w:rPr>
            <w:color w:val="000000" w:themeColor="text1"/>
          </w:rPr>
          <w:t xml:space="preserve">among </w:t>
        </w:r>
      </w:ins>
      <w:ins w:id="354" w:author="Sebastián Rojas Cabal" w:date="2022-08-02T14:40:00Z">
        <w:r w:rsidR="00DC1559">
          <w:rPr>
            <w:color w:val="000000" w:themeColor="text1"/>
          </w:rPr>
          <w:t xml:space="preserve">Christian nationalists —a sector of U.S. </w:t>
        </w:r>
      </w:ins>
      <w:ins w:id="355" w:author="Sebastián Rojas Cabal" w:date="2022-08-02T14:42:00Z">
        <w:r w:rsidR="00DC1559">
          <w:rPr>
            <w:color w:val="000000" w:themeColor="text1"/>
          </w:rPr>
          <w:t>evangelism</w:t>
        </w:r>
      </w:ins>
      <w:ins w:id="356" w:author="Sebastián Rojas Cabal" w:date="2022-08-02T14:40:00Z">
        <w:r w:rsidR="00DC1559">
          <w:rPr>
            <w:color w:val="000000" w:themeColor="text1"/>
          </w:rPr>
          <w:t xml:space="preserve">—there </w:t>
        </w:r>
      </w:ins>
      <w:ins w:id="357" w:author="Sebastián Rojas Cabal" w:date="2022-08-02T14:41:00Z">
        <w:r w:rsidR="00DC1559">
          <w:rPr>
            <w:color w:val="000000" w:themeColor="text1"/>
          </w:rPr>
          <w:t>is the widespread notion that recent liberal policy and legal victories constitute an existent</w:t>
        </w:r>
      </w:ins>
      <w:ins w:id="358" w:author="Sebastián Rojas Cabal" w:date="2022-08-02T14:42:00Z">
        <w:r w:rsidR="00DC1559">
          <w:rPr>
            <w:color w:val="000000" w:themeColor="text1"/>
          </w:rPr>
          <w:t xml:space="preserve">ial threat. This allows them to position and understand themselves as “victims”, marginalized from </w:t>
        </w:r>
        <w:r w:rsidR="00DC1559">
          <w:rPr>
            <w:color w:val="000000" w:themeColor="text1"/>
          </w:rPr>
          <w:lastRenderedPageBreak/>
          <w:t>mainstream society. In response to this ble</w:t>
        </w:r>
      </w:ins>
      <w:ins w:id="359" w:author="Sebastián Rojas Cabal" w:date="2022-08-02T14:43:00Z">
        <w:r w:rsidR="00DC1559">
          <w:rPr>
            <w:color w:val="000000" w:themeColor="text1"/>
          </w:rPr>
          <w:t>ak view of history, Christian nationalists are more likely to support undemocratic policies for the sake of preserving their ethno-cultural ideal of what the U.S. should be.</w:t>
        </w:r>
      </w:ins>
      <w:ins w:id="360" w:author="Sebastián Rojas Cabal" w:date="2022-08-02T14:44:00Z">
        <w:r w:rsidR="00DC1559">
          <w:rPr>
            <w:color w:val="000000" w:themeColor="text1"/>
          </w:rPr>
          <w:t xml:space="preserve"> In other words, </w:t>
        </w:r>
        <w:r w:rsidR="00AB4120">
          <w:rPr>
            <w:color w:val="000000" w:themeColor="text1"/>
          </w:rPr>
          <w:t>the interaction of various currents in U.S. history has resu</w:t>
        </w:r>
      </w:ins>
      <w:ins w:id="361" w:author="Sebastián Rojas Cabal" w:date="2022-08-02T14:45:00Z">
        <w:r w:rsidR="00AB4120">
          <w:rPr>
            <w:color w:val="000000" w:themeColor="text1"/>
          </w:rPr>
          <w:t xml:space="preserve">lted in the consolidation of a segment of Christianity that is capable and willing to play an influential role </w:t>
        </w:r>
      </w:ins>
      <w:ins w:id="362" w:author="Sebastián Rojas Cabal" w:date="2022-08-02T15:10:00Z">
        <w:r w:rsidR="00456764">
          <w:rPr>
            <w:color w:val="000000" w:themeColor="text1"/>
          </w:rPr>
          <w:t xml:space="preserve">politics and </w:t>
        </w:r>
      </w:ins>
      <w:ins w:id="363" w:author="Sebastián Rojas Cabal" w:date="2022-08-02T14:45:00Z">
        <w:r w:rsidR="00AB4120">
          <w:rPr>
            <w:color w:val="000000" w:themeColor="text1"/>
          </w:rPr>
          <w:t>transnational networks</w:t>
        </w:r>
      </w:ins>
      <w:ins w:id="364" w:author="Sebastián Rojas Cabal" w:date="2022-08-02T15:10:00Z">
        <w:r w:rsidR="00456764">
          <w:rPr>
            <w:color w:val="000000" w:themeColor="text1"/>
          </w:rPr>
          <w:t xml:space="preserve"> that support their desired political </w:t>
        </w:r>
      </w:ins>
      <w:ins w:id="365" w:author="Sebastián Rojas Cabal" w:date="2022-08-02T15:11:00Z">
        <w:r w:rsidR="00456764">
          <w:rPr>
            <w:color w:val="000000" w:themeColor="text1"/>
          </w:rPr>
          <w:t>outcomes</w:t>
        </w:r>
      </w:ins>
      <w:ins w:id="366" w:author="Sebastián Rojas Cabal" w:date="2022-08-02T14:45:00Z">
        <w:r w:rsidR="00AB4120">
          <w:rPr>
            <w:color w:val="000000" w:themeColor="text1"/>
          </w:rPr>
          <w:t>.</w:t>
        </w:r>
      </w:ins>
      <w:ins w:id="367" w:author="Sebastián Rojas Cabal" w:date="2022-08-02T15:11:00Z">
        <w:r w:rsidR="00456764">
          <w:rPr>
            <w:color w:val="000000" w:themeColor="text1"/>
          </w:rPr>
          <w:t xml:space="preserve"> Religious organizations abroad tend to welcome funding from U.S. sources even when it is condit</w:t>
        </w:r>
      </w:ins>
      <w:ins w:id="368" w:author="Sebastián Rojas Cabal" w:date="2022-08-02T15:12:00Z">
        <w:r w:rsidR="00456764">
          <w:rPr>
            <w:color w:val="000000" w:themeColor="text1"/>
          </w:rPr>
          <w:t>ional on them furthering the priorities of these U.S.-based organizations, as is the case in East Africa</w:t>
        </w:r>
      </w:ins>
      <w:del w:id="369" w:author="Sebastián Rojas Cabal" w:date="2022-08-02T14:43:00Z">
        <w:r w:rsidR="0068644B" w:rsidDel="00DC1559">
          <w:rPr>
            <w:color w:val="000000" w:themeColor="text1"/>
          </w:rPr>
          <w:delText xml:space="preserve">within this segment are religiously motivated political actors. </w:delText>
        </w:r>
        <w:r w:rsidR="000F059A" w:rsidDel="00DC1559">
          <w:rPr>
            <w:color w:val="000000" w:themeColor="text1"/>
          </w:rPr>
          <w:delText>W</w:delText>
        </w:r>
        <w:r w:rsidR="0068644B" w:rsidDel="00DC1559">
          <w:rPr>
            <w:color w:val="000000" w:themeColor="text1"/>
          </w:rPr>
          <w:delText xml:space="preserve">illing to spend it on political purposes as they view themselves as marginalized. One product argued to come from the excesses of liberalism is “victim” mentality. This is especially true in some evangelical corners of Christianity who always view themselves as under threat. Christian nationalism, </w:delText>
        </w:r>
        <w:r w:rsidR="0068644B" w:rsidDel="00DC1559">
          <w:delText>a politicized form of Christianity that supports undemocratic policies to preserve a white, ethno-cultural ideal.</w:delText>
        </w:r>
      </w:del>
    </w:p>
    <w:p w14:paraId="1C2D0B2E" w14:textId="41AA0C91" w:rsidR="00700FB5" w:rsidDel="00AB4120" w:rsidRDefault="00700FB5" w:rsidP="00456764">
      <w:pPr>
        <w:spacing w:line="360" w:lineRule="auto"/>
        <w:rPr>
          <w:del w:id="370" w:author="Sebastián Rojas Cabal" w:date="2022-08-02T14:45:00Z"/>
          <w:color w:val="000000" w:themeColor="text1"/>
        </w:rPr>
        <w:pPrChange w:id="371" w:author="Sebastián Rojas Cabal" w:date="2022-08-02T15:12:00Z">
          <w:pPr>
            <w:spacing w:line="360" w:lineRule="auto"/>
          </w:pPr>
        </w:pPrChange>
      </w:pPr>
      <w:del w:id="372" w:author="Sebastián Rojas Cabal" w:date="2022-08-02T14:45:00Z">
        <w:r w:rsidDel="00AB4120">
          <w:rPr>
            <w:color w:val="000000" w:themeColor="text1"/>
          </w:rPr>
          <w:delText>Again, this interaction then within the U.S. makes these organziations well-positioned to play an influential financial role internationally. They have both the capacity and proclivity to be an international force</w:delText>
        </w:r>
        <w:r w:rsidR="00DC4620" w:rsidDel="00AB4120">
          <w:rPr>
            <w:color w:val="000000" w:themeColor="text1"/>
          </w:rPr>
          <w:delText>.</w:delText>
        </w:r>
      </w:del>
    </w:p>
    <w:p w14:paraId="71CF5514" w14:textId="284F4F60" w:rsidR="00087ADE" w:rsidDel="00AB4120" w:rsidRDefault="00700FB5" w:rsidP="00456764">
      <w:pPr>
        <w:spacing w:line="360" w:lineRule="auto"/>
        <w:rPr>
          <w:del w:id="373" w:author="Sebastián Rojas Cabal" w:date="2022-08-02T14:45:00Z"/>
          <w:color w:val="000000" w:themeColor="text1"/>
        </w:rPr>
        <w:pPrChange w:id="374" w:author="Sebastián Rojas Cabal" w:date="2022-08-02T15:12:00Z">
          <w:pPr>
            <w:spacing w:line="360" w:lineRule="auto"/>
          </w:pPr>
        </w:pPrChange>
      </w:pPr>
      <w:del w:id="375" w:author="Sebastián Rojas Cabal" w:date="2022-08-02T14:45:00Z">
        <w:r w:rsidDel="00AB4120">
          <w:rPr>
            <w:color w:val="000000" w:themeColor="text1"/>
          </w:rPr>
          <w:tab/>
        </w:r>
      </w:del>
    </w:p>
    <w:p w14:paraId="11903D0E" w14:textId="1ED8A758" w:rsidR="00700FB5" w:rsidDel="00AB4120" w:rsidRDefault="00700FB5" w:rsidP="00456764">
      <w:pPr>
        <w:spacing w:line="360" w:lineRule="auto"/>
        <w:rPr>
          <w:del w:id="376" w:author="Sebastián Rojas Cabal" w:date="2022-08-02T14:45:00Z"/>
          <w:color w:val="000000" w:themeColor="text1"/>
        </w:rPr>
        <w:pPrChange w:id="377" w:author="Sebastián Rojas Cabal" w:date="2022-08-02T15:12:00Z">
          <w:pPr>
            <w:spacing w:line="360" w:lineRule="auto"/>
            <w:ind w:firstLine="720"/>
          </w:pPr>
        </w:pPrChange>
      </w:pPr>
      <w:del w:id="378" w:author="Sebastián Rojas Cabal" w:date="2022-08-02T14:45:00Z">
        <w:r w:rsidDel="00AB4120">
          <w:rPr>
            <w:color w:val="000000" w:themeColor="text1"/>
          </w:rPr>
          <w:delText xml:space="preserve">But what triggers changes? Policy. </w:delText>
        </w:r>
      </w:del>
    </w:p>
    <w:p w14:paraId="3B95712C" w14:textId="1D1DA37F" w:rsidR="00F110C9" w:rsidDel="00AB4120" w:rsidRDefault="00F110C9" w:rsidP="00456764">
      <w:pPr>
        <w:spacing w:line="360" w:lineRule="auto"/>
        <w:rPr>
          <w:del w:id="379" w:author="Sebastián Rojas Cabal" w:date="2022-08-02T14:45:00Z"/>
        </w:rPr>
        <w:pPrChange w:id="380" w:author="Sebastián Rojas Cabal" w:date="2022-08-02T15:12:00Z">
          <w:pPr>
            <w:pStyle w:val="ListParagraph"/>
            <w:numPr>
              <w:ilvl w:val="1"/>
              <w:numId w:val="2"/>
            </w:numPr>
            <w:spacing w:line="360" w:lineRule="auto"/>
            <w:ind w:left="1440" w:hanging="360"/>
          </w:pPr>
        </w:pPrChange>
      </w:pPr>
      <w:del w:id="381" w:author="Sebastián Rojas Cabal" w:date="2022-08-02T14:45:00Z">
        <w:r w:rsidDel="00AB4120">
          <w:delText>Why do anti-</w:delText>
        </w:r>
        <w:r w:rsidR="002517A0" w:rsidDel="00AB4120">
          <w:delText>LGBTQ+</w:delText>
        </w:r>
        <w:r w:rsidDel="00AB4120">
          <w:delText xml:space="preserve"> organizations invest internationally?</w:delText>
        </w:r>
      </w:del>
    </w:p>
    <w:p w14:paraId="1B06C223" w14:textId="6D52661E" w:rsidR="00F110C9" w:rsidDel="00AB4120" w:rsidRDefault="00F110C9" w:rsidP="00456764">
      <w:pPr>
        <w:spacing w:line="360" w:lineRule="auto"/>
        <w:rPr>
          <w:del w:id="382" w:author="Sebastián Rojas Cabal" w:date="2022-08-02T14:45:00Z"/>
          <w:b/>
          <w:bCs/>
          <w:color w:val="000000" w:themeColor="text1"/>
        </w:rPr>
        <w:pPrChange w:id="383" w:author="Sebastián Rojas Cabal" w:date="2022-08-02T15:12:00Z">
          <w:pPr>
            <w:spacing w:line="360" w:lineRule="auto"/>
          </w:pPr>
        </w:pPrChange>
      </w:pPr>
    </w:p>
    <w:p w14:paraId="0D248FF4" w14:textId="77777777" w:rsidR="00F110C9" w:rsidDel="00AB4120" w:rsidRDefault="00F110C9" w:rsidP="00456764">
      <w:pPr>
        <w:spacing w:line="360" w:lineRule="auto"/>
        <w:rPr>
          <w:del w:id="384" w:author="Sebastián Rojas Cabal" w:date="2022-08-02T14:45:00Z"/>
          <w:b/>
          <w:bCs/>
          <w:color w:val="000000" w:themeColor="text1"/>
        </w:rPr>
        <w:pPrChange w:id="385" w:author="Sebastián Rojas Cabal" w:date="2022-08-02T15:12:00Z">
          <w:pPr>
            <w:spacing w:line="360" w:lineRule="auto"/>
            <w:jc w:val="center"/>
          </w:pPr>
        </w:pPrChange>
      </w:pPr>
    </w:p>
    <w:p w14:paraId="122C31FF" w14:textId="2B07BEDE" w:rsidR="00F110C9" w:rsidDel="00456764" w:rsidRDefault="00F110C9" w:rsidP="00456764">
      <w:pPr>
        <w:spacing w:line="360" w:lineRule="auto"/>
        <w:rPr>
          <w:del w:id="386" w:author="Sebastián Rojas Cabal" w:date="2022-08-02T15:12:00Z"/>
          <w:color w:val="000000" w:themeColor="text1"/>
        </w:rPr>
        <w:pPrChange w:id="387" w:author="Sebastián Rojas Cabal" w:date="2022-08-02T15:12:00Z">
          <w:pPr>
            <w:spacing w:line="360" w:lineRule="auto"/>
          </w:pPr>
        </w:pPrChange>
      </w:pPr>
      <w:del w:id="388" w:author="Sebastián Rojas Cabal" w:date="2022-08-02T14:45:00Z">
        <w:r w:rsidDel="00AB4120">
          <w:rPr>
            <w:color w:val="000000" w:themeColor="text1"/>
          </w:rPr>
          <w:tab/>
        </w:r>
      </w:del>
    </w:p>
    <w:p w14:paraId="12AD8331" w14:textId="7557E797" w:rsidR="007F113E" w:rsidRDefault="00F110C9" w:rsidP="00456764">
      <w:pPr>
        <w:spacing w:line="360" w:lineRule="auto"/>
        <w:rPr>
          <w:color w:val="000000" w:themeColor="text1"/>
        </w:rPr>
      </w:pPr>
      <w:del w:id="389" w:author="Sebastián Rojas Cabal" w:date="2022-08-02T15:12:00Z">
        <w:r w:rsidDel="00456764">
          <w:rPr>
            <w:color w:val="000000" w:themeColor="text1"/>
          </w:rPr>
          <w:tab/>
          <w:delText>Financial connections with U.S. churches make them more inclined to go along with what U.S. churches decide, among those in East Africa</w:delText>
        </w:r>
      </w:del>
      <w:r>
        <w:rPr>
          <w:color w:val="000000" w:themeColor="text1"/>
        </w:rPr>
        <w:t xml:space="preserve"> (Dreier 2018). </w:t>
      </w:r>
      <w:del w:id="390" w:author="Sebastián Rojas Cabal" w:date="2022-08-02T15:13:00Z">
        <w:r w:rsidDel="00456764">
          <w:rPr>
            <w:color w:val="000000" w:themeColor="text1"/>
          </w:rPr>
          <w:delText xml:space="preserve">However, some willingly surrendered financial assistance to assert </w:delText>
        </w:r>
      </w:del>
      <w:del w:id="391" w:author="Sebastián Rojas Cabal" w:date="2022-08-02T15:10:00Z">
        <w:r w:rsidDel="00456764">
          <w:rPr>
            <w:color w:val="000000" w:themeColor="text1"/>
          </w:rPr>
          <w:delText>theorlogical</w:delText>
        </w:r>
      </w:del>
      <w:del w:id="392" w:author="Sebastián Rojas Cabal" w:date="2022-08-02T15:13:00Z">
        <w:r w:rsidDel="00456764">
          <w:rPr>
            <w:color w:val="000000" w:themeColor="text1"/>
          </w:rPr>
          <w:delText xml:space="preserve"> rejection of homosexuality</w:delText>
        </w:r>
        <w:r w:rsidR="007F113E" w:rsidDel="00456764">
          <w:rPr>
            <w:color w:val="000000" w:themeColor="text1"/>
          </w:rPr>
          <w:delText>.</w:delText>
        </w:r>
      </w:del>
      <w:ins w:id="393" w:author="Sebastián Rojas Cabal" w:date="2022-08-02T15:13:00Z">
        <w:r w:rsidR="00456764">
          <w:rPr>
            <w:color w:val="000000" w:themeColor="text1"/>
          </w:rPr>
          <w:t xml:space="preserve">From this, it follows that if any shift in illiberal networks’ international agenda must be accompanied by a verifiable change in funding </w:t>
        </w:r>
      </w:ins>
      <w:ins w:id="394" w:author="Sebastián Rojas Cabal" w:date="2022-08-02T15:14:00Z">
        <w:r w:rsidR="00456764">
          <w:rPr>
            <w:color w:val="000000" w:themeColor="text1"/>
          </w:rPr>
          <w:t>priorities.</w:t>
        </w:r>
      </w:ins>
    </w:p>
    <w:p w14:paraId="0DA67AE6" w14:textId="1DE14B7B" w:rsidR="006F4ADF" w:rsidRDefault="00456764" w:rsidP="007F113E">
      <w:pPr>
        <w:spacing w:line="360" w:lineRule="auto"/>
        <w:ind w:firstLine="720"/>
        <w:rPr>
          <w:color w:val="000000" w:themeColor="text1"/>
        </w:rPr>
      </w:pPr>
      <w:ins w:id="395" w:author="Sebastián Rojas Cabal" w:date="2022-08-02T15:14:00Z">
        <w:r>
          <w:rPr>
            <w:color w:val="000000" w:themeColor="text1"/>
          </w:rPr>
          <w:t xml:space="preserve">To summarize, </w:t>
        </w:r>
      </w:ins>
      <w:del w:id="396" w:author="Sebastián Rojas Cabal" w:date="2022-08-02T15:14:00Z">
        <w:r w:rsidR="007F113E" w:rsidDel="00456764">
          <w:rPr>
            <w:color w:val="000000" w:themeColor="text1"/>
          </w:rPr>
          <w:delText>If this rise in illiberal networks represents a shift within the international system, though, there is likely a shift in funding priorities in order to make such work possible.</w:delText>
        </w:r>
      </w:del>
      <w:ins w:id="397" w:author="Sebastián Rojas Cabal" w:date="2022-08-02T15:14:00Z">
        <w:r>
          <w:rPr>
            <w:color w:val="000000" w:themeColor="text1"/>
          </w:rPr>
          <w:t>l</w:t>
        </w:r>
      </w:ins>
      <w:ins w:id="398" w:author="Sebastián Rojas Cabal" w:date="2022-08-02T14:38:00Z">
        <w:r w:rsidR="006F4ADF">
          <w:rPr>
            <w:color w:val="000000" w:themeColor="text1"/>
          </w:rPr>
          <w:t>ike</w:t>
        </w:r>
      </w:ins>
      <w:ins w:id="399" w:author="Sebastián Rojas Cabal" w:date="2022-08-02T14:34:00Z">
        <w:r w:rsidR="006F4ADF">
          <w:rPr>
            <w:color w:val="000000" w:themeColor="text1"/>
          </w:rPr>
          <w:t xml:space="preserve"> the rest of the U.S.-based nonprofit sector, religiou</w:t>
        </w:r>
      </w:ins>
      <w:ins w:id="400" w:author="Sebastián Rojas Cabal" w:date="2022-08-02T14:35:00Z">
        <w:r w:rsidR="006F4ADF">
          <w:rPr>
            <w:color w:val="000000" w:themeColor="text1"/>
          </w:rPr>
          <w:t xml:space="preserve">s organizations are unique in their capacity to fund transnational advocacy efforts because of their relatively higher access to resources. Because a history of international engagement, they also have the organizational capacity </w:t>
        </w:r>
      </w:ins>
      <w:ins w:id="401" w:author="Sebastián Rojas Cabal" w:date="2022-08-02T15:33:00Z">
        <w:r w:rsidR="00BF09D7">
          <w:rPr>
            <w:color w:val="000000" w:themeColor="text1"/>
          </w:rPr>
          <w:t xml:space="preserve">to </w:t>
        </w:r>
      </w:ins>
      <w:ins w:id="402" w:author="Sebastián Rojas Cabal" w:date="2022-08-02T14:35:00Z">
        <w:r w:rsidR="006F4ADF">
          <w:rPr>
            <w:color w:val="000000" w:themeColor="text1"/>
          </w:rPr>
          <w:t xml:space="preserve">continue </w:t>
        </w:r>
      </w:ins>
      <w:ins w:id="403" w:author="Sebastián Rojas Cabal" w:date="2022-08-02T14:36:00Z">
        <w:r w:rsidR="006F4ADF">
          <w:rPr>
            <w:color w:val="000000" w:themeColor="text1"/>
          </w:rPr>
          <w:t>such work</w:t>
        </w:r>
      </w:ins>
      <w:ins w:id="404" w:author="Sebastián Rojas Cabal" w:date="2022-08-02T15:33:00Z">
        <w:r w:rsidR="00BF09D7">
          <w:rPr>
            <w:color w:val="000000" w:themeColor="text1"/>
          </w:rPr>
          <w:t xml:space="preserve"> even in </w:t>
        </w:r>
      </w:ins>
      <w:ins w:id="405" w:author="Sebastián Rojas Cabal" w:date="2022-08-02T15:34:00Z">
        <w:r w:rsidR="00BF09D7">
          <w:rPr>
            <w:color w:val="000000" w:themeColor="text1"/>
          </w:rPr>
          <w:t>the face of changing normative commitments or leadership</w:t>
        </w:r>
      </w:ins>
      <w:ins w:id="406" w:author="Sebastián Rojas Cabal" w:date="2022-08-02T14:36:00Z">
        <w:r w:rsidR="006F4ADF">
          <w:rPr>
            <w:color w:val="000000" w:themeColor="text1"/>
          </w:rPr>
          <w:t xml:space="preserve">. Finally, because </w:t>
        </w:r>
      </w:ins>
      <w:ins w:id="407" w:author="Sebastián Rojas Cabal" w:date="2022-08-02T15:34:00Z">
        <w:r w:rsidR="00BF09D7">
          <w:rPr>
            <w:color w:val="000000" w:themeColor="text1"/>
          </w:rPr>
          <w:t>specific ideological elements within U.S. Christianity</w:t>
        </w:r>
      </w:ins>
      <w:ins w:id="408" w:author="Sebastián Rojas Cabal" w:date="2022-08-02T14:36:00Z">
        <w:r w:rsidR="006F4ADF">
          <w:rPr>
            <w:color w:val="000000" w:themeColor="text1"/>
          </w:rPr>
          <w:t xml:space="preserve"> al</w:t>
        </w:r>
      </w:ins>
      <w:ins w:id="409" w:author="Sebastián Rojas Cabal" w:date="2022-08-02T14:37:00Z">
        <w:r w:rsidR="006F4ADF">
          <w:rPr>
            <w:color w:val="000000" w:themeColor="text1"/>
          </w:rPr>
          <w:t>low</w:t>
        </w:r>
      </w:ins>
      <w:ins w:id="410" w:author="Sebastián Rojas Cabal" w:date="2022-08-02T15:35:00Z">
        <w:r w:rsidR="00BF09D7">
          <w:rPr>
            <w:color w:val="000000" w:themeColor="text1"/>
          </w:rPr>
          <w:t>s</w:t>
        </w:r>
      </w:ins>
      <w:ins w:id="411" w:author="Sebastián Rojas Cabal" w:date="2022-08-02T14:37:00Z">
        <w:r w:rsidR="006F4ADF">
          <w:rPr>
            <w:color w:val="000000" w:themeColor="text1"/>
          </w:rPr>
          <w:t xml:space="preserve"> them to understand themselves as victims of the changing global cultural landscape, they see themselves as being under threat and are thus more willing to react and to restore their prominence and i</w:t>
        </w:r>
      </w:ins>
      <w:ins w:id="412" w:author="Sebastián Rojas Cabal" w:date="2022-08-02T14:38:00Z">
        <w:r w:rsidR="006F4ADF">
          <w:rPr>
            <w:color w:val="000000" w:themeColor="text1"/>
          </w:rPr>
          <w:t>ncrease their likelihood of survival</w:t>
        </w:r>
      </w:ins>
      <w:ins w:id="413" w:author="Sebastián Rojas Cabal" w:date="2022-08-02T15:35:00Z">
        <w:r w:rsidR="00BF09D7">
          <w:rPr>
            <w:color w:val="000000" w:themeColor="text1"/>
          </w:rPr>
          <w:t xml:space="preserve"> through transnational activism</w:t>
        </w:r>
      </w:ins>
      <w:ins w:id="414" w:author="Sebastián Rojas Cabal" w:date="2022-08-02T14:38:00Z">
        <w:r w:rsidR="006F4ADF">
          <w:rPr>
            <w:color w:val="000000" w:themeColor="text1"/>
          </w:rPr>
          <w:t>.</w:t>
        </w:r>
      </w:ins>
      <w:ins w:id="415" w:author="Sebastián Rojas Cabal" w:date="2022-08-02T14:36:00Z">
        <w:r w:rsidR="006F4ADF">
          <w:rPr>
            <w:color w:val="000000" w:themeColor="text1"/>
          </w:rPr>
          <w:t xml:space="preserve">  </w:t>
        </w:r>
      </w:ins>
    </w:p>
    <w:p w14:paraId="0B5AADCF" w14:textId="102AF4B3" w:rsidR="00F110C9" w:rsidRPr="003249D0" w:rsidRDefault="00F110C9" w:rsidP="003249D0">
      <w:pPr>
        <w:spacing w:line="360" w:lineRule="auto"/>
        <w:rPr>
          <w:color w:val="000000" w:themeColor="text1"/>
        </w:rPr>
      </w:pPr>
      <w:r>
        <w:rPr>
          <w:color w:val="000000" w:themeColor="text1"/>
        </w:rPr>
        <w:t xml:space="preserve"> </w:t>
      </w:r>
    </w:p>
    <w:p w14:paraId="6775DD92" w14:textId="3E4289E6" w:rsidR="007A2D00" w:rsidRPr="00BC4EFE" w:rsidRDefault="00A11323" w:rsidP="003F3FD4">
      <w:pPr>
        <w:spacing w:line="360" w:lineRule="auto"/>
        <w:jc w:val="center"/>
        <w:rPr>
          <w:b/>
          <w:bCs/>
          <w:color w:val="000000" w:themeColor="text1"/>
        </w:rPr>
      </w:pPr>
      <w:r w:rsidRPr="00BC4EFE">
        <w:rPr>
          <w:b/>
          <w:bCs/>
          <w:color w:val="000000" w:themeColor="text1"/>
        </w:rPr>
        <w:t xml:space="preserve">Progressive </w:t>
      </w:r>
      <w:r w:rsidR="002517A0" w:rsidRPr="00BC4EFE">
        <w:rPr>
          <w:b/>
          <w:bCs/>
          <w:color w:val="000000" w:themeColor="text1"/>
        </w:rPr>
        <w:t>LGBTQ+</w:t>
      </w:r>
      <w:r w:rsidRPr="00BC4EFE">
        <w:rPr>
          <w:b/>
          <w:bCs/>
          <w:color w:val="000000" w:themeColor="text1"/>
        </w:rPr>
        <w:t xml:space="preserve"> Policy Gains and Changes in </w:t>
      </w:r>
      <w:r w:rsidR="007A2D00" w:rsidRPr="00BC4EFE">
        <w:rPr>
          <w:b/>
          <w:bCs/>
          <w:color w:val="000000" w:themeColor="text1"/>
        </w:rPr>
        <w:t>U.S. Anti-</w:t>
      </w:r>
      <w:r w:rsidR="002517A0" w:rsidRPr="00BC4EFE">
        <w:rPr>
          <w:b/>
          <w:bCs/>
          <w:color w:val="000000" w:themeColor="text1"/>
        </w:rPr>
        <w:t>LGBTQ+</w:t>
      </w:r>
      <w:r w:rsidR="007A2D00" w:rsidRPr="00BC4EFE">
        <w:rPr>
          <w:b/>
          <w:bCs/>
          <w:color w:val="000000" w:themeColor="text1"/>
        </w:rPr>
        <w:t xml:space="preserve"> </w:t>
      </w:r>
      <w:r w:rsidR="00577112" w:rsidRPr="00BC4EFE">
        <w:rPr>
          <w:b/>
          <w:bCs/>
          <w:color w:val="000000" w:themeColor="text1"/>
        </w:rPr>
        <w:t>Funding</w:t>
      </w:r>
    </w:p>
    <w:p w14:paraId="5691F049" w14:textId="2181E82A" w:rsidR="00416B34" w:rsidRDefault="003514EA" w:rsidP="00455D60">
      <w:pPr>
        <w:spacing w:line="360" w:lineRule="auto"/>
      </w:pPr>
      <w:r>
        <w:t xml:space="preserve">It is against this backdrop we seek to </w:t>
      </w:r>
      <w:r w:rsidR="00B71EB3">
        <w:t>explain</w:t>
      </w:r>
      <w:r>
        <w:t xml:space="preserve"> </w:t>
      </w:r>
      <w:r w:rsidR="00A058E3">
        <w:t xml:space="preserve">recent changes in </w:t>
      </w:r>
      <w:r>
        <w:t>foreign spending by U.S. anti-LGBTQ+ organizations</w:t>
      </w:r>
      <w:r w:rsidR="006861F1">
        <w:t>. We do so</w:t>
      </w:r>
      <w:r w:rsidR="00B71EB3">
        <w:t xml:space="preserve"> by drawing on </w:t>
      </w:r>
      <w:r w:rsidR="006861F1">
        <w:t xml:space="preserve">the </w:t>
      </w:r>
      <w:r w:rsidR="00B71EB3">
        <w:t xml:space="preserve">social movement </w:t>
      </w:r>
      <w:r w:rsidR="006861F1">
        <w:t xml:space="preserve">theorization </w:t>
      </w:r>
      <w:r w:rsidR="0057188F">
        <w:t xml:space="preserve">described above. Below, we detail why </w:t>
      </w:r>
      <w:r w:rsidR="001A2DB1">
        <w:t xml:space="preserve">policy </w:t>
      </w:r>
      <w:r>
        <w:t>chang</w:t>
      </w:r>
      <w:r w:rsidR="00121CCB">
        <w:t>e</w:t>
      </w:r>
      <w:r w:rsidR="001A2DB1">
        <w:t xml:space="preserve"> </w:t>
      </w:r>
      <w:r w:rsidR="0057188F">
        <w:t xml:space="preserve">may </w:t>
      </w:r>
      <w:r w:rsidR="00931839">
        <w:t xml:space="preserve">limit domestic political opportunities (real or perceived) and </w:t>
      </w:r>
      <w:r>
        <w:t xml:space="preserve">contribute to the apparent increase in the volume </w:t>
      </w:r>
      <w:r w:rsidR="00B71EB3">
        <w:t xml:space="preserve">(but perhaps not priority) </w:t>
      </w:r>
      <w:r>
        <w:t>of foreign spending by U.S. organizations</w:t>
      </w:r>
      <w:r w:rsidR="00931839">
        <w:t>.</w:t>
      </w:r>
    </w:p>
    <w:p w14:paraId="78A278BF" w14:textId="18A92C4D" w:rsidR="001D13B1" w:rsidRDefault="00416B34" w:rsidP="003B71CB">
      <w:pPr>
        <w:spacing w:line="360" w:lineRule="auto"/>
        <w:ind w:firstLine="720"/>
      </w:pPr>
      <w:r>
        <w:t xml:space="preserve">We center our </w:t>
      </w:r>
      <w:r w:rsidR="00B17A52">
        <w:t xml:space="preserve">theorization </w:t>
      </w:r>
      <w:r>
        <w:t xml:space="preserve">on changes within the adoption of progressive LGBTQ+ policy gains </w:t>
      </w:r>
      <w:del w:id="416" w:author="Sebastián Rojas Cabal" w:date="2022-08-02T11:20:00Z">
        <w:r w:rsidDel="00DC1F4D">
          <w:delText xml:space="preserve">within </w:delText>
        </w:r>
      </w:del>
      <w:ins w:id="417" w:author="Sebastián Rojas Cabal" w:date="2022-08-02T11:20:00Z">
        <w:r w:rsidR="00DC1F4D">
          <w:t>in</w:t>
        </w:r>
        <w:r w:rsidR="00DC1F4D">
          <w:t xml:space="preserve"> </w:t>
        </w:r>
      </w:ins>
      <w:r>
        <w:t>the U.S., namely marriage equality</w:t>
      </w:r>
      <w:r w:rsidR="00731428">
        <w:t xml:space="preserve">. </w:t>
      </w:r>
      <w:r w:rsidR="003E6F52">
        <w:t xml:space="preserve">We do so not to relegate other changes within political opportunity structures </w:t>
      </w:r>
      <w:r w:rsidR="005F36B8">
        <w:t xml:space="preserve">as </w:t>
      </w:r>
      <w:r w:rsidR="003E6F52">
        <w:t>inconsequential</w:t>
      </w:r>
      <w:r w:rsidR="001D13B1">
        <w:t xml:space="preserve"> or to deny </w:t>
      </w:r>
      <w:r w:rsidR="005F36B8">
        <w:t xml:space="preserve">that </w:t>
      </w:r>
      <w:r w:rsidR="001D13B1">
        <w:t>earlier internationalization transpired</w:t>
      </w:r>
      <w:r w:rsidR="003E6F52">
        <w:t>, but</w:t>
      </w:r>
      <w:r w:rsidR="00B17A52">
        <w:t xml:space="preserve">, rather, </w:t>
      </w:r>
      <w:r w:rsidR="003E6F52">
        <w:t>to ho</w:t>
      </w:r>
      <w:ins w:id="418" w:author="Sebastián Rojas Cabal" w:date="2022-08-02T11:21:00Z">
        <w:r w:rsidR="00DC1F4D">
          <w:t>n</w:t>
        </w:r>
      </w:ins>
      <w:del w:id="419" w:author="Sebastián Rojas Cabal" w:date="2022-08-02T11:21:00Z">
        <w:r w:rsidR="003E6F52" w:rsidDel="00DC1F4D">
          <w:delText>m</w:delText>
        </w:r>
      </w:del>
      <w:r w:rsidR="003E6F52">
        <w:t>e in on and empirically estimate the effects of one policy change seen as instrumental</w:t>
      </w:r>
      <w:r w:rsidR="005F36B8">
        <w:t xml:space="preserve"> in changing political opportunities. </w:t>
      </w:r>
      <w:r w:rsidR="008C53AF">
        <w:t>This is because while several policies</w:t>
      </w:r>
      <w:r w:rsidR="00132C3D">
        <w:t xml:space="preserve"> affirming </w:t>
      </w:r>
      <w:r w:rsidR="00BA3C1C">
        <w:t>LGBTQ+ communities</w:t>
      </w:r>
      <w:r w:rsidR="00132C3D">
        <w:t xml:space="preserve"> were enacted, especially during the presidency of Barack Obama,</w:t>
      </w:r>
      <w:r w:rsidR="008C53AF">
        <w:t xml:space="preserve"> the legalization of marriage equality carried outsize influence</w:t>
      </w:r>
      <w:r w:rsidR="00A52EE4">
        <w:t xml:space="preserve"> in popular imagination </w:t>
      </w:r>
      <w:r w:rsidR="00BA3C1C">
        <w:t xml:space="preserve">on the state of LGBTQ+ </w:t>
      </w:r>
      <w:r w:rsidR="007D55AD">
        <w:t xml:space="preserve">efforts </w:t>
      </w:r>
      <w:r w:rsidR="008C53AF">
        <w:t>(xx).</w:t>
      </w:r>
    </w:p>
    <w:p w14:paraId="66EC68F7" w14:textId="4A2636AC" w:rsidR="003F431D" w:rsidRPr="007C4AB1" w:rsidRDefault="00723577" w:rsidP="00F92299">
      <w:pPr>
        <w:spacing w:line="360" w:lineRule="auto"/>
        <w:ind w:firstLine="720"/>
      </w:pPr>
      <w:r>
        <w:lastRenderedPageBreak/>
        <w:t xml:space="preserve">The adoption of </w:t>
      </w:r>
      <w:r w:rsidR="003B71CB" w:rsidRPr="00BC4EFE">
        <w:t>marriage equality</w:t>
      </w:r>
      <w:r>
        <w:t xml:space="preserve">, </w:t>
      </w:r>
      <w:r w:rsidR="00F92299">
        <w:t xml:space="preserve">both across U.S. states and ultimately through the U.S. Supreme Court, coincided with U.S. anti-LGBTQ+ organizations shifting </w:t>
      </w:r>
      <w:ins w:id="420" w:author="Sebastián Rojas Cabal" w:date="2022-08-02T11:22:00Z">
        <w:r w:rsidR="00DC1F4D">
          <w:t xml:space="preserve">their </w:t>
        </w:r>
      </w:ins>
      <w:r w:rsidR="00F92299">
        <w:t xml:space="preserve">focus </w:t>
      </w:r>
      <w:del w:id="421" w:author="Sebastián Rojas Cabal" w:date="2022-08-02T11:22:00Z">
        <w:r w:rsidR="00F92299" w:rsidDel="00DC1F4D">
          <w:delText>internationally</w:delText>
        </w:r>
      </w:del>
      <w:ins w:id="422" w:author="Sebastián Rojas Cabal" w:date="2022-08-02T11:22:00Z">
        <w:r w:rsidR="00DC1F4D">
          <w:t>toward more transnational activism</w:t>
        </w:r>
      </w:ins>
      <w:r w:rsidR="00F92299">
        <w:t xml:space="preserve">. To many activists and scholars, there is a causal link between these two </w:t>
      </w:r>
      <w:r>
        <w:t>trends</w:t>
      </w:r>
      <w:r w:rsidR="00F92299">
        <w:t xml:space="preserve">. Take, for example, one </w:t>
      </w:r>
      <w:r w:rsidR="00BC5F26">
        <w:t xml:space="preserve">LGBTQ+ </w:t>
      </w:r>
      <w:r w:rsidR="00F92299">
        <w:t xml:space="preserve">activist who stated: </w:t>
      </w:r>
    </w:p>
    <w:p w14:paraId="24FC01C4" w14:textId="77777777" w:rsidR="00F92299" w:rsidRDefault="00F92299" w:rsidP="00731428">
      <w:pPr>
        <w:ind w:left="720"/>
      </w:pPr>
    </w:p>
    <w:p w14:paraId="591C6288" w14:textId="5504674E" w:rsidR="003F431D" w:rsidRDefault="003F431D" w:rsidP="00731428">
      <w:pPr>
        <w:ind w:left="720"/>
      </w:pPr>
      <w:r w:rsidRPr="007C4AB1">
        <w:t>“Sensing the battle against LGBT+ equality is being lost in the west, well-funded evangelical groups from America have been spending vast amounts of money…against LGBT+ equality in developing countries” (Staples 2019).</w:t>
      </w:r>
    </w:p>
    <w:p w14:paraId="7D74DE73" w14:textId="77777777" w:rsidR="00731428" w:rsidRPr="007C4AB1" w:rsidRDefault="00731428" w:rsidP="00731428">
      <w:pPr>
        <w:ind w:left="720"/>
      </w:pPr>
    </w:p>
    <w:p w14:paraId="63503499" w14:textId="58622CA6" w:rsidR="00280B6F" w:rsidRDefault="00F92299" w:rsidP="0054400D">
      <w:pPr>
        <w:spacing w:line="360" w:lineRule="auto"/>
        <w:ind w:firstLine="720"/>
        <w:rPr>
          <w:color w:val="111111"/>
        </w:rPr>
      </w:pPr>
      <w:r>
        <w:t xml:space="preserve">The reason why anti-LGBTQ+ organizations </w:t>
      </w:r>
      <w:r w:rsidR="0054400D">
        <w:t xml:space="preserve">are spending money internationally is due to the perception that more amenable forums exist elsewhere. </w:t>
      </w:r>
      <w:r w:rsidR="00280B6F">
        <w:t xml:space="preserve">Academics like Sanders (2016) argue for this forum shopping perspective, stating that </w:t>
      </w:r>
      <w:r w:rsidR="00BC5F26">
        <w:t>“</w:t>
      </w:r>
      <w:r w:rsidR="00191D9F" w:rsidRPr="007C4AB1">
        <w:rPr>
          <w:color w:val="111111"/>
        </w:rPr>
        <w:t>American Christian evangelicals sought out more amenable forums to promote their anti-gay agenda”</w:t>
      </w:r>
      <w:r w:rsidR="00BC5F26">
        <w:rPr>
          <w:color w:val="111111"/>
        </w:rPr>
        <w:t xml:space="preserve"> because they were </w:t>
      </w:r>
      <w:r w:rsidR="00BC5F26" w:rsidRPr="007C4AB1">
        <w:rPr>
          <w:rFonts w:eastAsia="Times New Roman" w:cs="Times New Roman"/>
          <w:color w:val="111111"/>
        </w:rPr>
        <w:t>“</w:t>
      </w:r>
      <w:r w:rsidR="00E05723">
        <w:rPr>
          <w:color w:val="111111"/>
        </w:rPr>
        <w:t>f</w:t>
      </w:r>
      <w:r w:rsidR="00BC5F26" w:rsidRPr="007C4AB1">
        <w:rPr>
          <w:color w:val="111111"/>
        </w:rPr>
        <w:t>rustrated by the success of LGBT activism</w:t>
      </w:r>
      <w:r w:rsidR="00BC5F26">
        <w:rPr>
          <w:color w:val="111111"/>
        </w:rPr>
        <w:t>” in the U.S.</w:t>
      </w:r>
      <w:r w:rsidR="00280B6F">
        <w:rPr>
          <w:color w:val="111111"/>
        </w:rPr>
        <w:t xml:space="preserve"> </w:t>
      </w:r>
      <w:r w:rsidR="00FD1913">
        <w:rPr>
          <w:color w:val="111111"/>
        </w:rPr>
        <w:t xml:space="preserve">Indeed, </w:t>
      </w:r>
      <w:r w:rsidR="001F11CA">
        <w:rPr>
          <w:color w:val="111111"/>
        </w:rPr>
        <w:t>Goetz</w:t>
      </w:r>
      <w:r w:rsidR="00FD1913">
        <w:rPr>
          <w:color w:val="111111"/>
        </w:rPr>
        <w:t xml:space="preserve"> (</w:t>
      </w:r>
      <w:r w:rsidR="001F11CA">
        <w:rPr>
          <w:color w:val="111111"/>
        </w:rPr>
        <w:t>2020</w:t>
      </w:r>
      <w:r w:rsidR="00FD1913">
        <w:rPr>
          <w:color w:val="111111"/>
        </w:rPr>
        <w:t xml:space="preserve">: 171) also highlights that these organizations “are adept at forum shopping to seize advantage” and specifically search out venues </w:t>
      </w:r>
      <w:r w:rsidR="005B2F74">
        <w:rPr>
          <w:color w:val="111111"/>
        </w:rPr>
        <w:t>that are “underpopulated” by their progressive counterparts</w:t>
      </w:r>
      <w:r w:rsidR="001F11CA">
        <w:rPr>
          <w:color w:val="111111"/>
        </w:rPr>
        <w:t xml:space="preserve"> (2020: 167)</w:t>
      </w:r>
      <w:r w:rsidR="005B2F74">
        <w:rPr>
          <w:color w:val="111111"/>
        </w:rPr>
        <w:t>.</w:t>
      </w:r>
    </w:p>
    <w:p w14:paraId="46481CA9" w14:textId="2E64F92F" w:rsidR="00B5135B" w:rsidRDefault="00D57F2C" w:rsidP="00D57F2C">
      <w:pPr>
        <w:spacing w:line="360" w:lineRule="auto"/>
        <w:ind w:firstLine="720"/>
        <w:rPr>
          <w:rFonts w:eastAsia="Times New Roman" w:cs="Times New Roman"/>
          <w:shd w:val="clear" w:color="auto" w:fill="FFFFFF"/>
        </w:rPr>
      </w:pPr>
      <w:r w:rsidRPr="00D57F2C">
        <w:rPr>
          <w:color w:val="111111"/>
        </w:rPr>
        <w:t xml:space="preserve">While marriage equality may have limited domestic opportunities and, therefore, freed up resources, there </w:t>
      </w:r>
      <w:r w:rsidR="00AA71E2">
        <w:rPr>
          <w:color w:val="111111"/>
        </w:rPr>
        <w:t>also needs to exist the perception that opportunities are</w:t>
      </w:r>
      <w:r w:rsidR="00227806">
        <w:rPr>
          <w:color w:val="111111"/>
        </w:rPr>
        <w:t xml:space="preserve"> </w:t>
      </w:r>
      <w:r w:rsidR="00AA71E2">
        <w:rPr>
          <w:color w:val="111111"/>
        </w:rPr>
        <w:t xml:space="preserve">(at least relatively) more favorable abroad. </w:t>
      </w:r>
      <w:ins w:id="423" w:author="Sebastián Rojas Cabal" w:date="2022-08-02T11:26:00Z">
        <w:r w:rsidR="006073D8">
          <w:rPr>
            <w:color w:val="111111"/>
          </w:rPr>
          <w:t xml:space="preserve">This perception of favorability can emerge from </w:t>
        </w:r>
      </w:ins>
      <w:ins w:id="424" w:author="Sebastián Rojas Cabal" w:date="2022-08-02T11:27:00Z">
        <w:r w:rsidR="006073D8">
          <w:rPr>
            <w:color w:val="111111"/>
          </w:rPr>
          <w:t>demands for resources by anti-LGBTQ+ actors abroad. In other words, transnational advocacy can emerge as an attractive strategy f</w:t>
        </w:r>
      </w:ins>
      <w:ins w:id="425" w:author="Sebastián Rojas Cabal" w:date="2022-08-02T11:28:00Z">
        <w:r w:rsidR="006073D8">
          <w:rPr>
            <w:color w:val="111111"/>
          </w:rPr>
          <w:t xml:space="preserve">or anti-LGBTQ+ organizations based in the U.S. because they increasingly see peer organizations in other countries </w:t>
        </w:r>
      </w:ins>
      <w:ins w:id="426" w:author="Sebastián Rojas Cabal" w:date="2022-08-02T11:29:00Z">
        <w:r w:rsidR="006073D8">
          <w:rPr>
            <w:color w:val="111111"/>
          </w:rPr>
          <w:t xml:space="preserve">as welcoming, if not needing, their funding. The case of a sector of Christian organizations is instructive here. </w:t>
        </w:r>
      </w:ins>
      <w:ins w:id="427" w:author="Sebastián Rojas Cabal" w:date="2022-08-02T11:30:00Z">
        <w:r w:rsidR="00BC733F">
          <w:rPr>
            <w:color w:val="111111"/>
          </w:rPr>
          <w:t xml:space="preserve">U.S.-based </w:t>
        </w:r>
      </w:ins>
      <w:del w:id="428" w:author="Sebastián Rojas Cabal" w:date="2022-08-02T11:27:00Z">
        <w:r w:rsidR="00AA71E2" w:rsidDel="006073D8">
          <w:rPr>
            <w:color w:val="111111"/>
          </w:rPr>
          <w:delText xml:space="preserve">One element that makes </w:delText>
        </w:r>
        <w:r w:rsidR="00AA71E2" w:rsidRPr="00AA71E2" w:rsidDel="006073D8">
          <w:rPr>
            <w:color w:val="111111"/>
          </w:rPr>
          <w:delText xml:space="preserve">this possible is </w:delText>
        </w:r>
        <w:r w:rsidR="00DF695B" w:rsidDel="006073D8">
          <w:rPr>
            <w:color w:val="111111"/>
          </w:rPr>
          <w:delText xml:space="preserve">by </w:delText>
        </w:r>
        <w:r w:rsidR="00AA71E2" w:rsidRPr="00AA71E2" w:rsidDel="006073D8">
          <w:rPr>
            <w:color w:val="111111"/>
          </w:rPr>
          <w:delText xml:space="preserve">turning to the “demand” side of the equation. </w:delText>
        </w:r>
      </w:del>
      <w:del w:id="429" w:author="Sebastián Rojas Cabal" w:date="2022-08-02T11:29:00Z">
        <w:r w:rsidR="00AA71E2" w:rsidRPr="00AA71E2" w:rsidDel="006073D8">
          <w:rPr>
            <w:color w:val="111111"/>
          </w:rPr>
          <w:delText xml:space="preserve">For example, given that </w:delText>
        </w:r>
      </w:del>
      <w:r w:rsidR="00AA71E2" w:rsidRPr="00AA71E2">
        <w:rPr>
          <w:color w:val="111111"/>
        </w:rPr>
        <w:t>Christian</w:t>
      </w:r>
      <w:ins w:id="430" w:author="Sebastián Rojas Cabal" w:date="2022-08-02T11:30:00Z">
        <w:r w:rsidR="00BC733F">
          <w:rPr>
            <w:color w:val="111111"/>
          </w:rPr>
          <w:t xml:space="preserve"> organizations</w:t>
        </w:r>
      </w:ins>
      <w:del w:id="431" w:author="Sebastián Rojas Cabal" w:date="2022-08-02T11:30:00Z">
        <w:r w:rsidR="00AA71E2" w:rsidRPr="00AA71E2" w:rsidDel="00BC733F">
          <w:rPr>
            <w:color w:val="111111"/>
          </w:rPr>
          <w:delText>s</w:delText>
        </w:r>
      </w:del>
      <w:r w:rsidR="00AA71E2" w:rsidRPr="00AA71E2">
        <w:rPr>
          <w:color w:val="111111"/>
        </w:rPr>
        <w:t xml:space="preserve"> are influential within anti-LGBTQ+ networks</w:t>
      </w:r>
      <w:ins w:id="432" w:author="Sebastián Rojas Cabal" w:date="2022-08-02T11:29:00Z">
        <w:r w:rsidR="006073D8">
          <w:rPr>
            <w:color w:val="111111"/>
          </w:rPr>
          <w:t xml:space="preserve">, yet </w:t>
        </w:r>
      </w:ins>
      <w:del w:id="433" w:author="Sebastián Rojas Cabal" w:date="2022-08-02T11:29:00Z">
        <w:r w:rsidR="00AA71E2" w:rsidRPr="00AA71E2" w:rsidDel="006073D8">
          <w:rPr>
            <w:color w:val="111111"/>
          </w:rPr>
          <w:delText xml:space="preserve">, </w:delText>
        </w:r>
      </w:del>
      <w:ins w:id="434" w:author="Sebastián Rojas Cabal" w:date="2022-08-02T11:29:00Z">
        <w:r w:rsidR="006073D8">
          <w:rPr>
            <w:color w:val="111111"/>
          </w:rPr>
          <w:t>Christians</w:t>
        </w:r>
      </w:ins>
      <w:ins w:id="435" w:author="Sebastián Rojas Cabal" w:date="2022-08-02T11:30:00Z">
        <w:r w:rsidR="006073D8">
          <w:rPr>
            <w:color w:val="111111"/>
          </w:rPr>
          <w:t xml:space="preserve"> live predominantly </w:t>
        </w:r>
      </w:ins>
      <w:del w:id="436" w:author="Sebastián Rojas Cabal" w:date="2022-08-02T11:29:00Z">
        <w:r w:rsidR="00AA71E2" w:rsidRPr="00AA71E2" w:rsidDel="006073D8">
          <w:rPr>
            <w:color w:val="111111"/>
          </w:rPr>
          <w:delText xml:space="preserve">it is important to consider the distribution of this global population – </w:delText>
        </w:r>
      </w:del>
      <w:del w:id="437" w:author="Sebastián Rojas Cabal" w:date="2022-08-02T11:30:00Z">
        <w:r w:rsidR="00AA71E2" w:rsidRPr="00AA71E2" w:rsidDel="006073D8">
          <w:rPr>
            <w:color w:val="111111"/>
          </w:rPr>
          <w:delText xml:space="preserve">which exists primarily </w:delText>
        </w:r>
      </w:del>
      <w:r w:rsidR="00AA71E2" w:rsidRPr="00AA71E2">
        <w:rPr>
          <w:color w:val="111111"/>
        </w:rPr>
        <w:t xml:space="preserve">outside the U.S. and Europe. </w:t>
      </w:r>
      <w:ins w:id="438" w:author="Sebastián Rojas Cabal" w:date="2022-08-02T11:31:00Z">
        <w:r w:rsidR="00BC733F">
          <w:rPr>
            <w:color w:val="111111"/>
          </w:rPr>
          <w:t xml:space="preserve">This means that while most of the resources for anti-LGBTQ+ work </w:t>
        </w:r>
        <w:proofErr w:type="gramStart"/>
        <w:r w:rsidR="00BC733F">
          <w:rPr>
            <w:color w:val="111111"/>
          </w:rPr>
          <w:t>are</w:t>
        </w:r>
        <w:proofErr w:type="gramEnd"/>
        <w:r w:rsidR="00BC733F">
          <w:rPr>
            <w:color w:val="111111"/>
          </w:rPr>
          <w:t xml:space="preserve"> in the Global North</w:t>
        </w:r>
      </w:ins>
      <w:ins w:id="439" w:author="Sebastián Rojas Cabal" w:date="2022-08-02T11:32:00Z">
        <w:r w:rsidR="00BC733F">
          <w:rPr>
            <w:color w:val="111111"/>
          </w:rPr>
          <w:t xml:space="preserve"> </w:t>
        </w:r>
        <w:r w:rsidR="00BC733F">
          <w:rPr>
            <w:rFonts w:eastAsia="Times New Roman" w:cs="Times New Roman"/>
            <w:shd w:val="clear" w:color="auto" w:fill="FFFFFF"/>
          </w:rPr>
          <w:t>(</w:t>
        </w:r>
        <w:proofErr w:type="spellStart"/>
        <w:r w:rsidR="00BC733F">
          <w:rPr>
            <w:rFonts w:eastAsia="Times New Roman" w:cs="Times New Roman"/>
            <w:shd w:val="clear" w:color="auto" w:fill="FFFFFF"/>
          </w:rPr>
          <w:t>Wunthow</w:t>
        </w:r>
        <w:proofErr w:type="spellEnd"/>
        <w:r w:rsidR="00BC733F">
          <w:rPr>
            <w:rFonts w:eastAsia="Times New Roman" w:cs="Times New Roman"/>
            <w:shd w:val="clear" w:color="auto" w:fill="FFFFFF"/>
          </w:rPr>
          <w:t xml:space="preserve"> 2010)</w:t>
        </w:r>
      </w:ins>
      <w:ins w:id="440" w:author="Sebastián Rojas Cabal" w:date="2022-08-02T11:31:00Z">
        <w:r w:rsidR="00BC733F">
          <w:rPr>
            <w:color w:val="111111"/>
          </w:rPr>
          <w:t xml:space="preserve">, there is a rich organizational tissue through which to </w:t>
        </w:r>
      </w:ins>
      <w:ins w:id="441" w:author="Sebastián Rojas Cabal" w:date="2022-08-02T11:32:00Z">
        <w:r w:rsidR="00BC733F">
          <w:rPr>
            <w:color w:val="111111"/>
          </w:rPr>
          <w:t>carry out</w:t>
        </w:r>
      </w:ins>
      <w:ins w:id="442" w:author="Sebastián Rojas Cabal" w:date="2022-08-02T11:31:00Z">
        <w:r w:rsidR="00BC733F">
          <w:rPr>
            <w:color w:val="111111"/>
          </w:rPr>
          <w:t xml:space="preserve"> this work that resides in the Global South. </w:t>
        </w:r>
      </w:ins>
      <w:r w:rsidR="00AA71E2" w:rsidRPr="00AA71E2">
        <w:rPr>
          <w:color w:val="111111"/>
        </w:rPr>
        <w:t xml:space="preserve">As Anderson (2011: 1589) states: </w:t>
      </w:r>
      <w:r w:rsidRPr="00AA71E2">
        <w:t>“N</w:t>
      </w:r>
      <w:r w:rsidRPr="00AA71E2">
        <w:rPr>
          <w:rFonts w:eastAsia="Times New Roman" w:cs="Times New Roman"/>
          <w:shd w:val="clear" w:color="auto" w:fill="FFFFFF"/>
        </w:rPr>
        <w:t xml:space="preserve">orthern Christians struggling to win their battles at home look to the </w:t>
      </w:r>
      <w:r w:rsidR="00AB61BC">
        <w:rPr>
          <w:rFonts w:eastAsia="Times New Roman" w:cs="Times New Roman"/>
          <w:shd w:val="clear" w:color="auto" w:fill="FFFFFF"/>
        </w:rPr>
        <w:t>G</w:t>
      </w:r>
      <w:r w:rsidRPr="00AA71E2">
        <w:rPr>
          <w:rFonts w:eastAsia="Times New Roman" w:cs="Times New Roman"/>
          <w:shd w:val="clear" w:color="auto" w:fill="FFFFFF"/>
        </w:rPr>
        <w:t>lobal South</w:t>
      </w:r>
      <w:r w:rsidR="00AB61BC">
        <w:rPr>
          <w:rFonts w:eastAsia="Times New Roman" w:cs="Times New Roman"/>
          <w:shd w:val="clear" w:color="auto" w:fill="FFFFFF"/>
        </w:rPr>
        <w:t>…</w:t>
      </w:r>
      <w:r w:rsidRPr="00AA71E2">
        <w:rPr>
          <w:rFonts w:eastAsia="Times New Roman" w:cs="Times New Roman"/>
          <w:shd w:val="clear" w:color="auto" w:fill="FFFFFF"/>
        </w:rPr>
        <w:t>This is made easier by the fact that global Christianity is once more</w:t>
      </w:r>
      <w:r w:rsidR="00AB61BC">
        <w:rPr>
          <w:rFonts w:eastAsia="Times New Roman" w:cs="Times New Roman"/>
          <w:shd w:val="clear" w:color="auto" w:fill="FFFFFF"/>
        </w:rPr>
        <w:t xml:space="preserve"> </w:t>
      </w:r>
      <w:r w:rsidRPr="00AA71E2">
        <w:rPr>
          <w:rFonts w:eastAsia="Times New Roman" w:cs="Times New Roman"/>
          <w:shd w:val="clear" w:color="auto" w:fill="FFFFFF"/>
        </w:rPr>
        <w:t>overwhelmingly a Southern religion</w:t>
      </w:r>
      <w:r w:rsidR="003B69A4">
        <w:rPr>
          <w:rFonts w:eastAsia="Times New Roman" w:cs="Times New Roman"/>
          <w:shd w:val="clear" w:color="auto" w:fill="FFFFFF"/>
        </w:rPr>
        <w:t>.”</w:t>
      </w:r>
      <w:del w:id="443" w:author="Sebastián Rojas Cabal" w:date="2022-08-02T11:32:00Z">
        <w:r w:rsidR="003B69A4" w:rsidDel="00BC733F">
          <w:rPr>
            <w:rFonts w:eastAsia="Times New Roman" w:cs="Times New Roman"/>
            <w:shd w:val="clear" w:color="auto" w:fill="FFFFFF"/>
          </w:rPr>
          <w:delText xml:space="preserve"> </w:delText>
        </w:r>
        <w:r w:rsidR="00B5135B" w:rsidDel="00BC733F">
          <w:rPr>
            <w:rFonts w:eastAsia="Times New Roman" w:cs="Times New Roman"/>
            <w:shd w:val="clear" w:color="auto" w:fill="FFFFFF"/>
          </w:rPr>
          <w:delText>Of course, despite these shifts, the financial and organizational resources of global Christianity significantly remain in the U.S. and Europe (Wunthow 2010).</w:delText>
        </w:r>
      </w:del>
      <w:r w:rsidR="00B5135B">
        <w:rPr>
          <w:rFonts w:eastAsia="Times New Roman" w:cs="Times New Roman"/>
          <w:shd w:val="clear" w:color="auto" w:fill="FFFFFF"/>
        </w:rPr>
        <w:t xml:space="preserve"> </w:t>
      </w:r>
    </w:p>
    <w:p w14:paraId="446D4C55" w14:textId="3218EA7C" w:rsidR="00D57F2C" w:rsidRPr="00D57F2C" w:rsidRDefault="003B69A4" w:rsidP="00D57F2C">
      <w:pPr>
        <w:spacing w:line="360" w:lineRule="auto"/>
        <w:ind w:firstLine="720"/>
        <w:rPr>
          <w:rFonts w:ascii="Times New Roman" w:eastAsia="Times New Roman" w:hAnsi="Times New Roman" w:cs="Times New Roman"/>
        </w:rPr>
      </w:pPr>
      <w:r>
        <w:rPr>
          <w:rFonts w:eastAsia="Times New Roman" w:cs="Times New Roman"/>
          <w:shd w:val="clear" w:color="auto" w:fill="FFFFFF"/>
        </w:rPr>
        <w:t xml:space="preserve">Indeed, anti-LGBTQ+ actors are themselves making </w:t>
      </w:r>
      <w:r w:rsidR="009C49E8">
        <w:rPr>
          <w:rFonts w:eastAsia="Times New Roman" w:cs="Times New Roman"/>
          <w:shd w:val="clear" w:color="auto" w:fill="FFFFFF"/>
        </w:rPr>
        <w:t>similar</w:t>
      </w:r>
      <w:r>
        <w:rPr>
          <w:rFonts w:eastAsia="Times New Roman" w:cs="Times New Roman"/>
          <w:shd w:val="clear" w:color="auto" w:fill="FFFFFF"/>
        </w:rPr>
        <w:t xml:space="preserve"> argument</w:t>
      </w:r>
      <w:r w:rsidR="009C49E8">
        <w:rPr>
          <w:rFonts w:eastAsia="Times New Roman" w:cs="Times New Roman"/>
          <w:shd w:val="clear" w:color="auto" w:fill="FFFFFF"/>
        </w:rPr>
        <w:t xml:space="preserve">s </w:t>
      </w:r>
      <w:del w:id="444" w:author="Sebastián Rojas Cabal" w:date="2022-08-02T11:32:00Z">
        <w:r w:rsidR="009C49E8" w:rsidDel="00BC733F">
          <w:rPr>
            <w:rFonts w:eastAsia="Times New Roman" w:cs="Times New Roman"/>
            <w:shd w:val="clear" w:color="auto" w:fill="FFFFFF"/>
          </w:rPr>
          <w:delText xml:space="preserve">which </w:delText>
        </w:r>
      </w:del>
      <w:ins w:id="445" w:author="Sebastián Rojas Cabal" w:date="2022-08-02T11:32:00Z">
        <w:r w:rsidR="00BC733F">
          <w:rPr>
            <w:rFonts w:eastAsia="Times New Roman" w:cs="Times New Roman"/>
            <w:shd w:val="clear" w:color="auto" w:fill="FFFFFF"/>
          </w:rPr>
          <w:t>by</w:t>
        </w:r>
        <w:r w:rsidR="00BC733F">
          <w:rPr>
            <w:rFonts w:eastAsia="Times New Roman" w:cs="Times New Roman"/>
            <w:shd w:val="clear" w:color="auto" w:fill="FFFFFF"/>
          </w:rPr>
          <w:t xml:space="preserve"> </w:t>
        </w:r>
      </w:ins>
      <w:del w:id="446" w:author="Sebastián Rojas Cabal" w:date="2022-08-02T11:38:00Z">
        <w:r w:rsidR="009C49E8" w:rsidDel="008A528E">
          <w:rPr>
            <w:rFonts w:eastAsia="Times New Roman" w:cs="Times New Roman"/>
            <w:shd w:val="clear" w:color="auto" w:fill="FFFFFF"/>
          </w:rPr>
          <w:delText xml:space="preserve">appeal </w:delText>
        </w:r>
      </w:del>
      <w:ins w:id="447" w:author="Sebastián Rojas Cabal" w:date="2022-08-02T11:38:00Z">
        <w:r w:rsidR="008A528E">
          <w:rPr>
            <w:rFonts w:eastAsia="Times New Roman" w:cs="Times New Roman"/>
            <w:shd w:val="clear" w:color="auto" w:fill="FFFFFF"/>
          </w:rPr>
          <w:t xml:space="preserve">conflating a purportedly majority-held opinion against LGBTQ+ rights with a universalist moral calling to stop the </w:t>
        </w:r>
      </w:ins>
      <w:ins w:id="448" w:author="Sebastián Rojas Cabal" w:date="2022-08-02T11:39:00Z">
        <w:r w:rsidR="008A528E">
          <w:rPr>
            <w:rFonts w:eastAsia="Times New Roman" w:cs="Times New Roman"/>
            <w:shd w:val="clear" w:color="auto" w:fill="FFFFFF"/>
          </w:rPr>
          <w:t>“normalization” of “sexual deviance”</w:t>
        </w:r>
      </w:ins>
      <w:del w:id="449" w:author="Sebastián Rojas Cabal" w:date="2022-08-02T11:38:00Z">
        <w:r w:rsidR="009C49E8" w:rsidDel="008A528E">
          <w:rPr>
            <w:rFonts w:eastAsia="Times New Roman" w:cs="Times New Roman"/>
            <w:shd w:val="clear" w:color="auto" w:fill="FFFFFF"/>
          </w:rPr>
          <w:delText>to an abstract universalism to their claims</w:delText>
        </w:r>
      </w:del>
      <w:r>
        <w:rPr>
          <w:rFonts w:eastAsia="Times New Roman" w:cs="Times New Roman"/>
          <w:shd w:val="clear" w:color="auto" w:fill="FFFFFF"/>
        </w:rPr>
        <w:t xml:space="preserve">. Scott Lively, a U.S. evangelical who has been involved in anti-LGBTQ+ efforts around the world, including Uganda, stated that: </w:t>
      </w:r>
    </w:p>
    <w:p w14:paraId="0F787452" w14:textId="77777777" w:rsidR="00E02C3F" w:rsidRDefault="00E02C3F" w:rsidP="001F5BA7">
      <w:pPr>
        <w:ind w:left="720"/>
        <w:rPr>
          <w:color w:val="000000" w:themeColor="text1"/>
        </w:rPr>
      </w:pPr>
    </w:p>
    <w:p w14:paraId="724006A4" w14:textId="1E21BDBB" w:rsidR="003F431D" w:rsidRDefault="008A5ECC" w:rsidP="001F5BA7">
      <w:pPr>
        <w:ind w:left="720"/>
        <w:rPr>
          <w:color w:val="000000" w:themeColor="text1"/>
        </w:rPr>
      </w:pPr>
      <w:r w:rsidRPr="001F5BA7">
        <w:rPr>
          <w:color w:val="000000" w:themeColor="text1"/>
        </w:rPr>
        <w:lastRenderedPageBreak/>
        <w:t xml:space="preserve">“While the LGBT agenda has seemed like an unstoppable political juggernaut in North America and Europe, the vast majority of the people of the world do not accept the notion that sexual deviance should be normalized. </w:t>
      </w:r>
      <w:r w:rsidR="001F5BA7" w:rsidRPr="001F5BA7">
        <w:rPr>
          <w:rFonts w:eastAsia="Times New Roman" w:cs="Open Sans"/>
          <w:color w:val="000000" w:themeColor="text1"/>
          <w:bdr w:val="none" w:sz="0" w:space="0" w:color="auto" w:frame="1"/>
        </w:rPr>
        <w:t>It is time that these voices are heard on the world stage before the so-called elites of the Western powers impose their inverted morality on everyone through the manipulation of international law, which they clearly intend to do.</w:t>
      </w:r>
      <w:r w:rsidRPr="001F5BA7">
        <w:rPr>
          <w:color w:val="000000" w:themeColor="text1"/>
        </w:rPr>
        <w:t xml:space="preserve">” </w:t>
      </w:r>
      <w:r w:rsidR="001A0D3D" w:rsidRPr="001F5BA7">
        <w:rPr>
          <w:color w:val="000000" w:themeColor="text1"/>
        </w:rPr>
        <w:t>(</w:t>
      </w:r>
      <w:r w:rsidRPr="001F5BA7">
        <w:rPr>
          <w:color w:val="000000" w:themeColor="text1"/>
        </w:rPr>
        <w:t>2014</w:t>
      </w:r>
      <w:r w:rsidR="001A0D3D" w:rsidRPr="001F5BA7">
        <w:rPr>
          <w:color w:val="000000" w:themeColor="text1"/>
        </w:rPr>
        <w:t>)</w:t>
      </w:r>
      <w:r w:rsidRPr="001F5BA7">
        <w:rPr>
          <w:color w:val="000000" w:themeColor="text1"/>
        </w:rPr>
        <w:t xml:space="preserve">. </w:t>
      </w:r>
    </w:p>
    <w:p w14:paraId="1E2B6724" w14:textId="02208641" w:rsidR="00227806" w:rsidRDefault="00227806" w:rsidP="001F5BA7">
      <w:pPr>
        <w:ind w:left="720"/>
        <w:rPr>
          <w:color w:val="000000" w:themeColor="text1"/>
        </w:rPr>
      </w:pPr>
    </w:p>
    <w:p w14:paraId="6DCE2E3A" w14:textId="2A4743D3" w:rsidR="005960CF" w:rsidRPr="00E02C3F" w:rsidRDefault="00227806" w:rsidP="00E02C3F">
      <w:pPr>
        <w:spacing w:line="360" w:lineRule="auto"/>
        <w:ind w:firstLine="720"/>
        <w:rPr>
          <w:rFonts w:eastAsia="Times New Roman" w:cs="Times New Roman"/>
          <w:color w:val="000000" w:themeColor="text1"/>
        </w:rPr>
      </w:pPr>
      <w:r>
        <w:rPr>
          <w:color w:val="000000" w:themeColor="text1"/>
        </w:rPr>
        <w:t xml:space="preserve">Of course, the extent true allies exist abroad is an empirical question to be evaluated. </w:t>
      </w:r>
      <w:r w:rsidR="00DF695B">
        <w:rPr>
          <w:color w:val="000000" w:themeColor="text1"/>
        </w:rPr>
        <w:t xml:space="preserve">Moreover, organizations in the Global South may feel compelled to take these dollars due to the fact these resources were extracted by the U.S. in the first place (xx; xx). </w:t>
      </w:r>
      <w:ins w:id="450" w:author="Sebastián Rojas Cabal" w:date="2022-08-02T11:34:00Z">
        <w:r w:rsidR="00BC733F">
          <w:rPr>
            <w:color w:val="000000" w:themeColor="text1"/>
          </w:rPr>
          <w:t xml:space="preserve">However, the fact remains that the perception </w:t>
        </w:r>
      </w:ins>
      <w:ins w:id="451" w:author="Sebastián Rojas Cabal" w:date="2022-08-02T11:35:00Z">
        <w:r w:rsidR="00BC733F">
          <w:rPr>
            <w:color w:val="000000" w:themeColor="text1"/>
          </w:rPr>
          <w:t xml:space="preserve">of </w:t>
        </w:r>
      </w:ins>
      <w:ins w:id="452" w:author="Sebastián Rojas Cabal" w:date="2022-08-02T11:34:00Z">
        <w:r w:rsidR="00BC733F">
          <w:rPr>
            <w:color w:val="000000" w:themeColor="text1"/>
          </w:rPr>
          <w:t xml:space="preserve"> increased opportunities for spending money abroad</w:t>
        </w:r>
      </w:ins>
      <w:ins w:id="453" w:author="Sebastián Rojas Cabal" w:date="2022-08-02T11:35:00Z">
        <w:r w:rsidR="00BC733F">
          <w:rPr>
            <w:color w:val="000000" w:themeColor="text1"/>
          </w:rPr>
          <w:t xml:space="preserve"> may be enough to tip the priorities of U.S.-based actors</w:t>
        </w:r>
      </w:ins>
      <w:ins w:id="454" w:author="Sebastián Rojas Cabal" w:date="2022-08-02T11:39:00Z">
        <w:r w:rsidR="008A528E">
          <w:rPr>
            <w:color w:val="000000" w:themeColor="text1"/>
          </w:rPr>
          <w:t>.</w:t>
        </w:r>
      </w:ins>
      <w:del w:id="455" w:author="Sebastián Rojas Cabal" w:date="2022-08-02T11:35:00Z">
        <w:r w:rsidDel="00BC733F">
          <w:rPr>
            <w:color w:val="000000" w:themeColor="text1"/>
          </w:rPr>
          <w:delText>But the</w:delText>
        </w:r>
        <w:r w:rsidR="009E10E9" w:rsidDel="00BC733F">
          <w:rPr>
            <w:color w:val="000000" w:themeColor="text1"/>
          </w:rPr>
          <w:delText>se</w:delText>
        </w:r>
        <w:r w:rsidDel="00BC733F">
          <w:rPr>
            <w:color w:val="000000" w:themeColor="text1"/>
          </w:rPr>
          <w:delText xml:space="preserve"> perceived opportunities may be enough</w:delText>
        </w:r>
        <w:r w:rsidR="009E10E9" w:rsidDel="00BC733F">
          <w:rPr>
            <w:color w:val="000000" w:themeColor="text1"/>
          </w:rPr>
          <w:delText xml:space="preserve"> for U.S. actors</w:delText>
        </w:r>
        <w:r w:rsidDel="00BC733F">
          <w:rPr>
            <w:color w:val="000000" w:themeColor="text1"/>
          </w:rPr>
          <w:delText>.</w:delText>
        </w:r>
      </w:del>
      <w:del w:id="456" w:author="Sebastián Rojas Cabal" w:date="2022-08-02T11:39:00Z">
        <w:r w:rsidR="00A97559" w:rsidDel="008A528E">
          <w:rPr>
            <w:color w:val="000000" w:themeColor="text1"/>
          </w:rPr>
          <w:delText xml:space="preserve"> Lively’s comments </w:delText>
        </w:r>
      </w:del>
      <w:del w:id="457" w:author="Sebastián Rojas Cabal" w:date="2022-08-02T11:35:00Z">
        <w:r w:rsidR="00A97559" w:rsidDel="008A528E">
          <w:rPr>
            <w:color w:val="000000" w:themeColor="text1"/>
          </w:rPr>
          <w:delText xml:space="preserve">convey </w:delText>
        </w:r>
      </w:del>
      <w:del w:id="458" w:author="Sebastián Rojas Cabal" w:date="2022-08-02T11:39:00Z">
        <w:r w:rsidR="00A97559" w:rsidDel="008A528E">
          <w:rPr>
            <w:color w:val="000000" w:themeColor="text1"/>
          </w:rPr>
          <w:delText xml:space="preserve">the </w:delText>
        </w:r>
        <w:r w:rsidDel="008A528E">
          <w:rPr>
            <w:color w:val="000000" w:themeColor="text1"/>
          </w:rPr>
          <w:delText>principles of universalism within contemporary liberalism</w:delText>
        </w:r>
        <w:r w:rsidR="00FF323A" w:rsidDel="008A528E">
          <w:rPr>
            <w:color w:val="000000" w:themeColor="text1"/>
          </w:rPr>
          <w:delText xml:space="preserve">; that because he shares this perspective, it must be true everyone around the world does too, except for the </w:delText>
        </w:r>
        <w:r w:rsidDel="008A528E">
          <w:rPr>
            <w:color w:val="000000" w:themeColor="text1"/>
          </w:rPr>
          <w:delText>“elite” minority</w:delText>
        </w:r>
        <w:r w:rsidR="0071490D" w:rsidDel="008A528E">
          <w:rPr>
            <w:color w:val="000000" w:themeColor="text1"/>
          </w:rPr>
          <w:delText>.</w:delText>
        </w:r>
        <w:r w:rsidR="00DF695B" w:rsidDel="008A528E">
          <w:rPr>
            <w:color w:val="000000" w:themeColor="text1"/>
          </w:rPr>
          <w:delText xml:space="preserve"> </w:delText>
        </w:r>
        <w:r w:rsidR="00FF323A" w:rsidDel="008A528E">
          <w:rPr>
            <w:color w:val="000000" w:themeColor="text1"/>
          </w:rPr>
          <w:delText xml:space="preserve"> </w:delText>
        </w:r>
        <w:r w:rsidR="00DF695B" w:rsidDel="008A528E">
          <w:rPr>
            <w:color w:val="000000" w:themeColor="text1"/>
          </w:rPr>
          <w:delText xml:space="preserve">Therefore, it would be a sound strategy to relay resources to these communities </w:delText>
        </w:r>
        <w:r w:rsidR="0018063B" w:rsidDel="008A528E">
          <w:rPr>
            <w:color w:val="000000" w:themeColor="text1"/>
          </w:rPr>
          <w:delText xml:space="preserve">to </w:delText>
        </w:r>
        <w:r w:rsidR="00DF695B" w:rsidDel="008A528E">
          <w:rPr>
            <w:color w:val="000000" w:themeColor="text1"/>
          </w:rPr>
          <w:delText xml:space="preserve">mobilize them </w:delText>
        </w:r>
        <w:r w:rsidR="0018063B" w:rsidDel="008A528E">
          <w:rPr>
            <w:color w:val="000000" w:themeColor="text1"/>
          </w:rPr>
          <w:delText>as part of</w:delText>
        </w:r>
        <w:r w:rsidR="00DF695B" w:rsidDel="008A528E">
          <w:rPr>
            <w:color w:val="000000" w:themeColor="text1"/>
          </w:rPr>
          <w:delText xml:space="preserve"> broader endeavors. </w:delText>
        </w:r>
      </w:del>
      <w:r w:rsidR="005960CF">
        <w:t xml:space="preserve"> </w:t>
      </w:r>
    </w:p>
    <w:p w14:paraId="44B60737" w14:textId="446392A1" w:rsidR="003F431D" w:rsidRPr="007E493B" w:rsidRDefault="004A3939" w:rsidP="00471E09">
      <w:pPr>
        <w:spacing w:line="360" w:lineRule="auto"/>
        <w:rPr>
          <w:i/>
          <w:iCs/>
        </w:rPr>
      </w:pPr>
      <w:r>
        <w:tab/>
      </w:r>
      <w:ins w:id="459" w:author="Sebastián Rojas Cabal" w:date="2022-08-02T11:40:00Z">
        <w:r w:rsidR="008A528E">
          <w:t xml:space="preserve">In summary, there is a popularized account among both anti- and pro-LGBTQ+ actors that </w:t>
        </w:r>
        <w:r w:rsidR="006D20DB">
          <w:t>LGBTQ+ policy gains</w:t>
        </w:r>
      </w:ins>
      <w:ins w:id="460" w:author="Sebastián Rojas Cabal" w:date="2022-08-02T11:41:00Z">
        <w:r w:rsidR="006D20DB">
          <w:t xml:space="preserve"> in the U.S. are underscoring a renewed impetus on the part of U.S.-based anti-LGBTQ+ to engage in transnational advocacy. </w:t>
        </w:r>
      </w:ins>
      <w:ins w:id="461" w:author="Sebastián Rojas Cabal" w:date="2022-08-02T11:42:00Z">
        <w:r w:rsidR="006D20DB">
          <w:t xml:space="preserve">This narrative also reflects the standard sequence proposed by </w:t>
        </w:r>
      </w:ins>
      <w:ins w:id="462" w:author="Sebastián Rojas Cabal" w:date="2022-08-02T11:43:00Z">
        <w:r w:rsidR="006D20DB">
          <w:t>social movements</w:t>
        </w:r>
      </w:ins>
      <w:ins w:id="463" w:author="Sebastián Rojas Cabal" w:date="2022-08-02T11:42:00Z">
        <w:r w:rsidR="006D20DB">
          <w:t xml:space="preserve"> </w:t>
        </w:r>
      </w:ins>
      <w:ins w:id="464" w:author="Sebastián Rojas Cabal" w:date="2022-08-02T11:43:00Z">
        <w:r w:rsidR="006D20DB">
          <w:t xml:space="preserve">and political opportunity structures literatures, specifically that on forum shopping. </w:t>
        </w:r>
      </w:ins>
      <w:del w:id="465" w:author="Sebastián Rojas Cabal" w:date="2022-08-02T11:43:00Z">
        <w:r w:rsidDel="006D20DB">
          <w:delText xml:space="preserve">Although this </w:delText>
        </w:r>
        <w:r w:rsidR="00E02C3F" w:rsidDel="006D20DB">
          <w:delText xml:space="preserve">broad </w:delText>
        </w:r>
        <w:r w:rsidDel="006D20DB">
          <w:delText xml:space="preserve">argument </w:delText>
        </w:r>
        <w:r w:rsidR="00E02C3F" w:rsidDel="006D20DB">
          <w:delText>exists</w:delText>
        </w:r>
      </w:del>
      <w:ins w:id="466" w:author="Sebastián Rojas Cabal" w:date="2022-08-02T11:43:00Z">
        <w:r w:rsidR="006D20DB">
          <w:t>Yet</w:t>
        </w:r>
      </w:ins>
      <w:r>
        <w:t xml:space="preserve">, there is little empirical data </w:t>
      </w:r>
      <w:r w:rsidR="00471E09">
        <w:t>linking progressive LGBTQ+ policy changes in the U.S., specifically marriage equality, to anti-LGBTQ+ organizations</w:t>
      </w:r>
      <w:r w:rsidR="00074C1A">
        <w:t>’ foreign spending</w:t>
      </w:r>
      <w:r w:rsidR="00471E09">
        <w:t xml:space="preserve">. In fact, only two reports, one done by </w:t>
      </w:r>
      <w:proofErr w:type="spellStart"/>
      <w:r w:rsidR="00471E09">
        <w:t>openDemocracy</w:t>
      </w:r>
      <w:proofErr w:type="spellEnd"/>
      <w:r w:rsidR="00471E09">
        <w:t xml:space="preserve"> and another by European Parliamentary Forum for Sexual and Reproductive Rights, </w:t>
      </w:r>
      <w:r w:rsidR="00074C1A">
        <w:t xml:space="preserve">longitudinally </w:t>
      </w:r>
      <w:r w:rsidR="00471E09">
        <w:t xml:space="preserve">track foreign spending by U.S. organizations. They find that spending actually decreased following national marriage equality. </w:t>
      </w:r>
      <w:del w:id="467" w:author="Sebastián Rojas Cabal" w:date="2022-08-02T11:45:00Z">
        <w:r w:rsidR="00471E09" w:rsidDel="006D20DB">
          <w:delText>And</w:delText>
        </w:r>
      </w:del>
      <w:ins w:id="468" w:author="Sebastián Rojas Cabal" w:date="2022-08-02T11:45:00Z">
        <w:r w:rsidR="006D20DB">
          <w:t xml:space="preserve">However, these reports only </w:t>
        </w:r>
      </w:ins>
      <w:del w:id="469" w:author="Sebastián Rojas Cabal" w:date="2022-08-02T11:45:00Z">
        <w:r w:rsidR="00471E09" w:rsidDel="006D20DB">
          <w:delText xml:space="preserve">, these reports were done by evaluating </w:delText>
        </w:r>
      </w:del>
      <w:ins w:id="470" w:author="Sebastián Rojas Cabal" w:date="2022-08-02T11:45:00Z">
        <w:r w:rsidR="006D20DB">
          <w:t xml:space="preserve">examined </w:t>
        </w:r>
      </w:ins>
      <w:r w:rsidR="00471E09">
        <w:t xml:space="preserve">the finances of </w:t>
      </w:r>
      <w:del w:id="471" w:author="Sebastián Rojas Cabal" w:date="2022-08-02T11:45:00Z">
        <w:r w:rsidR="00471E09" w:rsidDel="006D20DB">
          <w:delText xml:space="preserve">just </w:delText>
        </w:r>
      </w:del>
      <w:r w:rsidR="00471E09">
        <w:t xml:space="preserve">10 and 28 organizations, respectively. </w:t>
      </w:r>
      <w:r w:rsidR="00074C1A">
        <w:t>Nevertheless, they do show a significant volume of dollars being spent, wh</w:t>
      </w:r>
      <w:r w:rsidR="00F4101E">
        <w:t xml:space="preserve">ich may contribute toward people’s </w:t>
      </w:r>
      <w:del w:id="472" w:author="Sebastián Rojas Cabal" w:date="2022-08-02T11:46:00Z">
        <w:r w:rsidR="00F4101E" w:rsidDel="001E6299">
          <w:delText xml:space="preserve">assumption </w:delText>
        </w:r>
      </w:del>
      <w:ins w:id="473" w:author="Sebastián Rojas Cabal" w:date="2022-08-02T11:46:00Z">
        <w:r w:rsidR="001E6299">
          <w:t>assuming</w:t>
        </w:r>
        <w:r w:rsidR="001E6299">
          <w:t xml:space="preserve"> </w:t>
        </w:r>
      </w:ins>
      <w:del w:id="474" w:author="Sebastián Rojas Cabal" w:date="2022-08-02T11:46:00Z">
        <w:r w:rsidR="00F4101E" w:rsidDel="001E6299">
          <w:delText xml:space="preserve">of </w:delText>
        </w:r>
      </w:del>
      <w:ins w:id="475" w:author="Sebastián Rojas Cabal" w:date="2022-08-02T11:46:00Z">
        <w:r w:rsidR="001E6299">
          <w:t>the existence of</w:t>
        </w:r>
        <w:r w:rsidR="001E6299">
          <w:t xml:space="preserve"> </w:t>
        </w:r>
      </w:ins>
      <w:r w:rsidR="00F4101E">
        <w:t xml:space="preserve">this causal link. </w:t>
      </w:r>
      <w:r w:rsidR="00471E09">
        <w:t xml:space="preserve">Consequently, there has yet to be a longitudinal, empirical study to evaluate the claims made above. </w:t>
      </w:r>
      <w:del w:id="476" w:author="Sebastián Rojas Cabal" w:date="2022-08-02T11:46:00Z">
        <w:r w:rsidR="00471E09" w:rsidDel="001E6299">
          <w:delText>Therefore, we</w:delText>
        </w:r>
      </w:del>
      <w:ins w:id="477" w:author="Sebastián Rojas Cabal" w:date="2022-08-02T11:46:00Z">
        <w:r w:rsidR="001E6299">
          <w:t xml:space="preserve">Our contribution to this debate is </w:t>
        </w:r>
      </w:ins>
      <w:del w:id="478" w:author="Sebastián Rojas Cabal" w:date="2022-08-02T11:46:00Z">
        <w:r w:rsidR="00471E09" w:rsidDel="001E6299">
          <w:delText xml:space="preserve"> seek to intervene by</w:delText>
        </w:r>
      </w:del>
      <w:r w:rsidR="00471E09">
        <w:t xml:space="preserve"> </w:t>
      </w:r>
      <w:r w:rsidR="003B18FE">
        <w:t xml:space="preserve">subjecting these hypotheses to more </w:t>
      </w:r>
      <w:r w:rsidR="00471E09">
        <w:t>rigorous</w:t>
      </w:r>
      <w:r w:rsidR="003B18FE">
        <w:t xml:space="preserve"> investigation.</w:t>
      </w:r>
    </w:p>
    <w:p w14:paraId="0FFC46DE" w14:textId="7BFDB4E4" w:rsidR="004D7ECD" w:rsidRDefault="003B71CB" w:rsidP="003F431D">
      <w:pPr>
        <w:spacing w:line="360" w:lineRule="auto"/>
        <w:ind w:firstLine="720"/>
        <w:rPr>
          <w:color w:val="000000" w:themeColor="text1"/>
        </w:rPr>
      </w:pPr>
      <w:r>
        <w:t>Finally,</w:t>
      </w:r>
      <w:r w:rsidR="00804B74">
        <w:t xml:space="preserve"> another</w:t>
      </w:r>
      <w:r w:rsidR="00BA1B42">
        <w:t xml:space="preserve"> reason to undergo such an investigation is because these claims may be incorrect. There are a few reasons why this may be. First, we do not see an acquiescing to LGBTQ+ rights within the U.S.</w:t>
      </w:r>
      <w:r w:rsidR="00804B74">
        <w:t xml:space="preserve"> While the Obama Administration did represent an optimistic moment, especially after marriage equality, new fights</w:t>
      </w:r>
      <w:r w:rsidR="009C5364">
        <w:t xml:space="preserve"> instantly</w:t>
      </w:r>
      <w:r w:rsidR="00804B74">
        <w:t xml:space="preserve"> emerged. States focused on religious exemption laws and targeted transgender yout</w:t>
      </w:r>
      <w:r w:rsidR="001F520C">
        <w:t>h</w:t>
      </w:r>
      <w:r w:rsidR="00BF05D3">
        <w:t xml:space="preserve"> and, federally, </w:t>
      </w:r>
      <w:r w:rsidR="00804B74">
        <w:t xml:space="preserve">Supreme Court Justice Clarence Thomas suggested the court </w:t>
      </w:r>
      <w:ins w:id="479" w:author="Sebastián Rojas Cabal" w:date="2022-08-02T11:47:00Z">
        <w:r w:rsidR="001E6299">
          <w:t xml:space="preserve">should </w:t>
        </w:r>
      </w:ins>
      <w:r w:rsidR="00804B74">
        <w:t>reevaluate marriage equality itself (xx).</w:t>
      </w:r>
      <w:r w:rsidR="003C39D2">
        <w:t xml:space="preserve"> Progressive wins then</w:t>
      </w:r>
      <w:r w:rsidR="00BA1B42">
        <w:t xml:space="preserve"> may </w:t>
      </w:r>
      <w:del w:id="480" w:author="Sebastián Rojas Cabal" w:date="2022-08-02T11:47:00Z">
        <w:r w:rsidR="00BA1B42" w:rsidDel="001E6299">
          <w:delText>actually result</w:delText>
        </w:r>
      </w:del>
      <w:ins w:id="481" w:author="Sebastián Rojas Cabal" w:date="2022-08-02T11:47:00Z">
        <w:r w:rsidR="001E6299">
          <w:t>result</w:t>
        </w:r>
      </w:ins>
      <w:r w:rsidR="00BA1B42">
        <w:t xml:space="preserve"> in money coming back into the U.S. to </w:t>
      </w:r>
      <w:del w:id="482" w:author="Sebastián Rojas Cabal" w:date="2022-08-02T11:47:00Z">
        <w:r w:rsidR="00CC4F07" w:rsidDel="001E6299">
          <w:delText xml:space="preserve">reinforce </w:delText>
        </w:r>
      </w:del>
      <w:ins w:id="483" w:author="Sebastián Rojas Cabal" w:date="2022-08-02T11:47:00Z">
        <w:r w:rsidR="001E6299">
          <w:t>redouble</w:t>
        </w:r>
        <w:r w:rsidR="001E6299">
          <w:t xml:space="preserve"> </w:t>
        </w:r>
      </w:ins>
      <w:r w:rsidR="00CC4F07">
        <w:t>efforts</w:t>
      </w:r>
      <w:r w:rsidR="00BA1B42">
        <w:t xml:space="preserve">. Second, </w:t>
      </w:r>
      <w:r w:rsidR="00ED395C">
        <w:t xml:space="preserve">even if money is going abroad, it may not be due to policy change but, rather, </w:t>
      </w:r>
      <w:ins w:id="484" w:author="Sebastián Rojas Cabal" w:date="2022-08-02T11:47:00Z">
        <w:r w:rsidR="001E6299">
          <w:t xml:space="preserve">in response to </w:t>
        </w:r>
      </w:ins>
      <w:del w:id="485" w:author="Sebastián Rojas Cabal" w:date="2022-08-02T11:47:00Z">
        <w:r w:rsidR="00ED395C" w:rsidDel="001E6299">
          <w:delText xml:space="preserve">alternative </w:delText>
        </w:r>
      </w:del>
      <w:ins w:id="486" w:author="Sebastián Rojas Cabal" w:date="2022-08-02T11:47:00Z">
        <w:r w:rsidR="001E6299">
          <w:t>other</w:t>
        </w:r>
        <w:r w:rsidR="001E6299">
          <w:t xml:space="preserve"> </w:t>
        </w:r>
      </w:ins>
      <w:r w:rsidR="00ED395C">
        <w:t xml:space="preserve">factors like demographic </w:t>
      </w:r>
      <w:r w:rsidR="00ED395C">
        <w:lastRenderedPageBreak/>
        <w:t>changes</w:t>
      </w:r>
      <w:r w:rsidR="002A1B87">
        <w:t xml:space="preserve"> or </w:t>
      </w:r>
      <w:ins w:id="487" w:author="Sebastián Rojas Cabal" w:date="2022-08-02T11:48:00Z">
        <w:r w:rsidR="001E6299">
          <w:t xml:space="preserve">an </w:t>
        </w:r>
      </w:ins>
      <w:r w:rsidR="002A1B87">
        <w:t>institutional inertia toward global interaction</w:t>
      </w:r>
      <w:r w:rsidR="00ED395C">
        <w:t xml:space="preserve">. Whichever the reason, potentially falsifying these claims through null or reverse </w:t>
      </w:r>
      <w:r w:rsidR="00707AF6">
        <w:t xml:space="preserve">effects </w:t>
      </w:r>
      <w:r w:rsidR="00ED395C">
        <w:t xml:space="preserve">could carry important implications that reshape our thinking on how these transnational networks are operating. </w:t>
      </w:r>
    </w:p>
    <w:p w14:paraId="1CB1952F" w14:textId="28A14EF8" w:rsidR="003B71CB" w:rsidRPr="00087ADE" w:rsidRDefault="003B71CB" w:rsidP="003B71CB">
      <w:pPr>
        <w:spacing w:line="360" w:lineRule="auto"/>
      </w:pPr>
      <w:r>
        <w:rPr>
          <w:color w:val="000000" w:themeColor="text1"/>
        </w:rPr>
        <w:tab/>
      </w:r>
      <w:r>
        <w:t xml:space="preserve"> </w:t>
      </w:r>
    </w:p>
    <w:p w14:paraId="0CCA8FD0" w14:textId="77777777" w:rsidR="00F110C9" w:rsidRPr="00F110C9" w:rsidRDefault="00F110C9" w:rsidP="003F3FD4">
      <w:pPr>
        <w:spacing w:line="360" w:lineRule="auto"/>
        <w:rPr>
          <w:b/>
          <w:bCs/>
          <w:color w:val="000000" w:themeColor="text1"/>
        </w:rPr>
      </w:pPr>
    </w:p>
    <w:p w14:paraId="73A24C4A" w14:textId="25ED816D" w:rsidR="006F3077" w:rsidRDefault="006F3077" w:rsidP="003F3FD4">
      <w:pPr>
        <w:spacing w:line="360" w:lineRule="auto"/>
        <w:jc w:val="center"/>
        <w:rPr>
          <w:b/>
          <w:bCs/>
          <w:color w:val="000000" w:themeColor="text1"/>
        </w:rPr>
      </w:pPr>
      <w:r w:rsidRPr="009D6EA7">
        <w:rPr>
          <w:b/>
          <w:bCs/>
          <w:color w:val="000000" w:themeColor="text1"/>
        </w:rPr>
        <w:t>Data and Methods</w:t>
      </w:r>
    </w:p>
    <w:p w14:paraId="3E09394D" w14:textId="0782D5DC" w:rsidR="00453E05" w:rsidRPr="00774706" w:rsidRDefault="00453E05" w:rsidP="00453E05">
      <w:pPr>
        <w:spacing w:line="360" w:lineRule="auto"/>
        <w:rPr>
          <w:color w:val="000000" w:themeColor="text1"/>
        </w:rPr>
      </w:pPr>
      <w:r w:rsidRPr="00774706">
        <w:rPr>
          <w:color w:val="000000" w:themeColor="text1"/>
        </w:rPr>
        <w:t>We address our research question by leveraging a novel source of data: U.S. nonprofit tax returns (i.e., the Form 990). The Form 990 contains an immense amount of data on nonprofits, including: location, mission statement, programming activities, and a detailed set of financial data like executive compensation, revenues, and expenses. In 2016, the IRS made 1.3 million e-filed tax returns from 2010 through 2016 electronically available (about 60 to 65% of all filings). After initially housing these data on Amazon Web Services, the IRS moved the data to their own website in 2022 where the data are continuously updated. Before this release, these forms were still publicly available but primarily accessible as PDF documents. Curating these disparate forms into a single dataset of scale required significant investment.</w:t>
      </w:r>
      <w:r w:rsidRPr="00774706">
        <w:rPr>
          <w:rStyle w:val="FootnoteReference"/>
          <w:color w:val="000000" w:themeColor="text1"/>
        </w:rPr>
        <w:footnoteReference w:id="2"/>
      </w:r>
      <w:r w:rsidRPr="00774706">
        <w:rPr>
          <w:color w:val="000000" w:themeColor="text1"/>
        </w:rPr>
        <w:t xml:space="preserve"> This barrier greatly hindered Form 990 utilization within academic research. Greater data accessibility</w:t>
      </w:r>
      <w:r w:rsidR="0071490D">
        <w:rPr>
          <w:color w:val="000000" w:themeColor="text1"/>
        </w:rPr>
        <w:t xml:space="preserve"> </w:t>
      </w:r>
      <w:r w:rsidRPr="00774706">
        <w:rPr>
          <w:color w:val="000000" w:themeColor="text1"/>
        </w:rPr>
        <w:t>is now igniting new innovations for understanding U.S. nonprofit organizations and their social consequences (Velasco and Paxton 2022; Paxton, Velasco, and Ressler 2020).</w:t>
      </w:r>
    </w:p>
    <w:p w14:paraId="02E81F7C" w14:textId="5EF30FA6" w:rsidR="00453E05" w:rsidRPr="00774706" w:rsidRDefault="00453E05" w:rsidP="00453E05">
      <w:pPr>
        <w:spacing w:line="360" w:lineRule="auto"/>
        <w:ind w:firstLine="720"/>
        <w:rPr>
          <w:color w:val="000000" w:themeColor="text1"/>
        </w:rPr>
      </w:pPr>
      <w:r w:rsidRPr="00774706">
        <w:rPr>
          <w:color w:val="000000" w:themeColor="text1"/>
        </w:rPr>
        <w:t>These data do contain two notable exclusions. First, only nonprofits with gross receipts over $200,000 are required to submit the full Form 990 that includes a supplementary schedule inquiring about foreign expenses. While nonprofits with less than $200,000 in gross receipts can volunteer this information, they are not required to do so. Additionally, the IRS only began requiring information on foreign expenses in 2008. Second, Forms 990 exclude an important type of anti-LGBT</w:t>
      </w:r>
      <w:r w:rsidR="0071490D">
        <w:rPr>
          <w:color w:val="000000" w:themeColor="text1"/>
        </w:rPr>
        <w:t>Q</w:t>
      </w:r>
      <w:r w:rsidRPr="00774706">
        <w:rPr>
          <w:color w:val="000000" w:themeColor="text1"/>
        </w:rPr>
        <w:t>+ actor: churches. These tax-exempt entities are not required to disclose financial information to the federal government. Understanding the financial role of churches, then, requires a separate investigation utilizing alternative sources of data. The ability of churches to evade financial disclosure has additional consequences for the present study as some anti-LGBT</w:t>
      </w:r>
      <w:r w:rsidR="0071490D">
        <w:rPr>
          <w:color w:val="000000" w:themeColor="text1"/>
        </w:rPr>
        <w:t>Q</w:t>
      </w:r>
      <w:r w:rsidRPr="00774706">
        <w:rPr>
          <w:color w:val="000000" w:themeColor="text1"/>
        </w:rPr>
        <w:t>+ organizations within our sample change their registration from nonprofits to churches</w:t>
      </w:r>
      <w:r w:rsidRPr="00E855CA">
        <w:rPr>
          <w:color w:val="000000" w:themeColor="text1"/>
        </w:rPr>
        <w:t xml:space="preserve">. For </w:t>
      </w:r>
      <w:r w:rsidR="000C0676" w:rsidRPr="00E855CA">
        <w:rPr>
          <w:color w:val="000000" w:themeColor="text1"/>
        </w:rPr>
        <w:t>example,</w:t>
      </w:r>
      <w:r w:rsidRPr="00774706">
        <w:rPr>
          <w:color w:val="000000" w:themeColor="text1"/>
        </w:rPr>
        <w:t xml:space="preserve"> the Billy Graham Evangelistic Association and the Family Research Council changed their registration from </w:t>
      </w:r>
      <w:r w:rsidRPr="00774706">
        <w:rPr>
          <w:color w:val="000000" w:themeColor="text1"/>
        </w:rPr>
        <w:lastRenderedPageBreak/>
        <w:t xml:space="preserve">nonprofits to churches in </w:t>
      </w:r>
      <w:r w:rsidR="0071490D">
        <w:rPr>
          <w:color w:val="000000" w:themeColor="text1"/>
        </w:rPr>
        <w:t>2014</w:t>
      </w:r>
      <w:r w:rsidRPr="00774706">
        <w:rPr>
          <w:color w:val="000000" w:themeColor="text1"/>
        </w:rPr>
        <w:t xml:space="preserve"> and </w:t>
      </w:r>
      <w:r w:rsidR="0071490D">
        <w:rPr>
          <w:color w:val="000000" w:themeColor="text1"/>
        </w:rPr>
        <w:t>2022,</w:t>
      </w:r>
      <w:r w:rsidRPr="00774706">
        <w:rPr>
          <w:color w:val="000000" w:themeColor="text1"/>
        </w:rPr>
        <w:t xml:space="preserve"> respectively. Changing tax-exempt designation suddenly removes these organizations’ financial data despite their anti-LGBT</w:t>
      </w:r>
      <w:r w:rsidR="003230EC">
        <w:rPr>
          <w:color w:val="000000" w:themeColor="text1"/>
        </w:rPr>
        <w:t>Q</w:t>
      </w:r>
      <w:r w:rsidRPr="00774706">
        <w:rPr>
          <w:color w:val="000000" w:themeColor="text1"/>
        </w:rPr>
        <w:t xml:space="preserve">+ work continuing. Due to changes in registration being public record, we also separately collect this data from the IRS to assess the frequency of registration changes. We discuss potential implications </w:t>
      </w:r>
      <w:r w:rsidR="003230EC">
        <w:rPr>
          <w:color w:val="000000" w:themeColor="text1"/>
        </w:rPr>
        <w:t xml:space="preserve">of registration change </w:t>
      </w:r>
      <w:r w:rsidRPr="00774706">
        <w:rPr>
          <w:color w:val="000000" w:themeColor="text1"/>
        </w:rPr>
        <w:t>for our findings below. So, although our analysis is the first large-</w:t>
      </w:r>
      <w:r w:rsidRPr="00774706">
        <w:rPr>
          <w:i/>
          <w:iCs/>
          <w:color w:val="000000" w:themeColor="text1"/>
        </w:rPr>
        <w:t xml:space="preserve">N </w:t>
      </w:r>
      <w:r w:rsidRPr="00774706">
        <w:rPr>
          <w:color w:val="000000" w:themeColor="text1"/>
        </w:rPr>
        <w:t>investigation into foreign expenses by anti-LGBT</w:t>
      </w:r>
      <w:r w:rsidR="00144832">
        <w:rPr>
          <w:color w:val="000000" w:themeColor="text1"/>
        </w:rPr>
        <w:t>Q</w:t>
      </w:r>
      <w:r w:rsidRPr="00774706">
        <w:rPr>
          <w:color w:val="000000" w:themeColor="text1"/>
        </w:rPr>
        <w:t>+ organizations, our results are only generalizable to this set of nonprofit organizations within the U.S.</w:t>
      </w:r>
    </w:p>
    <w:p w14:paraId="1E0C89BA" w14:textId="7C459530" w:rsidR="00453E05" w:rsidRPr="00774706" w:rsidRDefault="00453E05" w:rsidP="00453E05">
      <w:pPr>
        <w:spacing w:line="360" w:lineRule="auto"/>
        <w:ind w:firstLine="720"/>
        <w:rPr>
          <w:color w:val="000000" w:themeColor="text1"/>
        </w:rPr>
      </w:pPr>
      <w:r w:rsidRPr="00774706">
        <w:rPr>
          <w:color w:val="000000" w:themeColor="text1"/>
        </w:rPr>
        <w:t>Nevertheless, Form 990 data are an imperative tool for illuminating how global efforts to curtail the rights of LGBT</w:t>
      </w:r>
      <w:r w:rsidR="00747618">
        <w:rPr>
          <w:color w:val="000000" w:themeColor="text1"/>
        </w:rPr>
        <w:t>Q</w:t>
      </w:r>
      <w:r w:rsidRPr="00774706">
        <w:rPr>
          <w:color w:val="000000" w:themeColor="text1"/>
        </w:rPr>
        <w:t xml:space="preserve">+ communities are being financed. Both </w:t>
      </w:r>
      <w:proofErr w:type="spellStart"/>
      <w:r w:rsidRPr="00774706">
        <w:rPr>
          <w:color w:val="000000" w:themeColor="text1"/>
        </w:rPr>
        <w:t>openDemocracy</w:t>
      </w:r>
      <w:proofErr w:type="spellEnd"/>
      <w:r w:rsidRPr="00774706">
        <w:rPr>
          <w:color w:val="000000" w:themeColor="text1"/>
        </w:rPr>
        <w:t xml:space="preserve"> (2020) and the European Parliamentary Forum for Sexual &amp; Reproductive Rights (Datta 2021), for example, use these data to descriptively track changes in U.S. anti-LGBT</w:t>
      </w:r>
      <w:r w:rsidR="00747618">
        <w:rPr>
          <w:color w:val="000000" w:themeColor="text1"/>
        </w:rPr>
        <w:t>Q</w:t>
      </w:r>
      <w:r w:rsidRPr="00774706">
        <w:rPr>
          <w:color w:val="000000" w:themeColor="text1"/>
        </w:rPr>
        <w:t>+ organizations’ foreign expenses and offer accompanying details on local consequences. While certainly insightful, these reports reflect how relying on manual collection of these data limits their investigative scope – the two reports only showcase 28 and 10 organizations, respectively. Consequently, turning to newly available administrative data from the Internal Revenue Service allows us to significantly overcome the persistent constraint of data availability and more robustly evaluate our research question.</w:t>
      </w:r>
    </w:p>
    <w:p w14:paraId="620C6875" w14:textId="77777777" w:rsidR="00453E05" w:rsidRPr="00774706" w:rsidRDefault="00453E05" w:rsidP="00453E05">
      <w:pPr>
        <w:spacing w:line="360" w:lineRule="auto"/>
        <w:ind w:firstLine="720"/>
        <w:rPr>
          <w:color w:val="000000" w:themeColor="text1"/>
        </w:rPr>
      </w:pPr>
    </w:p>
    <w:p w14:paraId="111030B7" w14:textId="77777777" w:rsidR="00453E05" w:rsidRPr="00774706" w:rsidRDefault="00453E05" w:rsidP="00453E05">
      <w:pPr>
        <w:spacing w:line="360" w:lineRule="auto"/>
        <w:rPr>
          <w:i/>
          <w:iCs/>
          <w:color w:val="000000" w:themeColor="text1"/>
        </w:rPr>
      </w:pPr>
      <w:r w:rsidRPr="00774706">
        <w:rPr>
          <w:i/>
          <w:iCs/>
          <w:color w:val="000000" w:themeColor="text1"/>
        </w:rPr>
        <w:t>Dependent Variable.</w:t>
      </w:r>
    </w:p>
    <w:p w14:paraId="352998A6" w14:textId="6310CE3E" w:rsidR="00453E05" w:rsidRPr="00774706" w:rsidRDefault="00453E05" w:rsidP="00453E05">
      <w:pPr>
        <w:spacing w:line="360" w:lineRule="auto"/>
        <w:rPr>
          <w:color w:val="000000" w:themeColor="text1"/>
        </w:rPr>
      </w:pPr>
      <w:r w:rsidRPr="00774706">
        <w:rPr>
          <w:color w:val="000000" w:themeColor="text1"/>
        </w:rPr>
        <w:t xml:space="preserve">We measure foreign expenses in </w:t>
      </w:r>
      <w:r w:rsidR="001949E2">
        <w:rPr>
          <w:color w:val="000000" w:themeColor="text1"/>
        </w:rPr>
        <w:t>three</w:t>
      </w:r>
      <w:r w:rsidRPr="00774706">
        <w:rPr>
          <w:color w:val="000000" w:themeColor="text1"/>
        </w:rPr>
        <w:t xml:space="preserve"> ways: as a proportion of total expenses</w:t>
      </w:r>
      <w:r w:rsidR="001949E2">
        <w:rPr>
          <w:color w:val="000000" w:themeColor="text1"/>
        </w:rPr>
        <w:t xml:space="preserve">, </w:t>
      </w:r>
      <w:r w:rsidRPr="00774706">
        <w:rPr>
          <w:color w:val="000000" w:themeColor="text1"/>
        </w:rPr>
        <w:t xml:space="preserve">as total dollars spent </w:t>
      </w:r>
      <w:r w:rsidR="00747618">
        <w:rPr>
          <w:color w:val="000000" w:themeColor="text1"/>
        </w:rPr>
        <w:t>o</w:t>
      </w:r>
      <w:r w:rsidRPr="00774706">
        <w:rPr>
          <w:color w:val="000000" w:themeColor="text1"/>
        </w:rPr>
        <w:t>n activities abroad</w:t>
      </w:r>
      <w:r w:rsidR="001949E2">
        <w:rPr>
          <w:color w:val="000000" w:themeColor="text1"/>
        </w:rPr>
        <w:t>, and as an indicator for whether the organization spends money internationally at all</w:t>
      </w:r>
      <w:r w:rsidRPr="00774706">
        <w:rPr>
          <w:color w:val="000000" w:themeColor="text1"/>
        </w:rPr>
        <w:t>. We incorporate these measures to determine whether the adoption a progressive policy shifts organizational priorities (by making foreign expenses a larger percentage of their budget)</w:t>
      </w:r>
      <w:r w:rsidR="007414A9">
        <w:rPr>
          <w:color w:val="000000" w:themeColor="text1"/>
        </w:rPr>
        <w:t xml:space="preserve">, </w:t>
      </w:r>
      <w:r w:rsidRPr="00774706">
        <w:rPr>
          <w:color w:val="000000" w:themeColor="text1"/>
        </w:rPr>
        <w:t>changes the volume of resources (as determined by total dollars spent abroad)</w:t>
      </w:r>
      <w:r w:rsidR="007414A9">
        <w:rPr>
          <w:color w:val="000000" w:themeColor="text1"/>
        </w:rPr>
        <w:t>, or altered whether organizations have any type of international component</w:t>
      </w:r>
      <w:r w:rsidRPr="00774706">
        <w:rPr>
          <w:color w:val="000000" w:themeColor="text1"/>
        </w:rPr>
        <w:t>. While th</w:t>
      </w:r>
      <w:r w:rsidR="00AD1B8A">
        <w:rPr>
          <w:color w:val="000000" w:themeColor="text1"/>
        </w:rPr>
        <w:t>e first two measures</w:t>
      </w:r>
      <w:r w:rsidRPr="00774706">
        <w:rPr>
          <w:color w:val="000000" w:themeColor="text1"/>
        </w:rPr>
        <w:t xml:space="preserve"> may be correlated within an organization, this is not necessarily always the case. Following legislative defeats, anti-LGBT</w:t>
      </w:r>
      <w:r w:rsidR="004F7F4E">
        <w:rPr>
          <w:color w:val="000000" w:themeColor="text1"/>
        </w:rPr>
        <w:t>Q</w:t>
      </w:r>
      <w:r w:rsidRPr="00774706">
        <w:rPr>
          <w:color w:val="000000" w:themeColor="text1"/>
        </w:rPr>
        <w:t>+ organizations may see their overall budgets increase as donors and funders continue or even increase support. This can result in more money being spent abroad but at a similar or lower proportion of the organization’s overall budget</w:t>
      </w:r>
      <w:r w:rsidR="004F7F4E">
        <w:rPr>
          <w:color w:val="000000" w:themeColor="text1"/>
        </w:rPr>
        <w:t xml:space="preserve"> than before</w:t>
      </w:r>
      <w:r w:rsidRPr="00774706">
        <w:rPr>
          <w:color w:val="000000" w:themeColor="text1"/>
        </w:rPr>
        <w:t>.</w:t>
      </w:r>
    </w:p>
    <w:p w14:paraId="17D1ECAD" w14:textId="77777777" w:rsidR="00453E05" w:rsidRPr="00774706" w:rsidRDefault="00453E05" w:rsidP="00453E05">
      <w:pPr>
        <w:spacing w:line="360" w:lineRule="auto"/>
        <w:rPr>
          <w:color w:val="000000" w:themeColor="text1"/>
        </w:rPr>
      </w:pPr>
      <w:r w:rsidRPr="00774706">
        <w:rPr>
          <w:color w:val="000000" w:themeColor="text1"/>
        </w:rPr>
        <w:tab/>
        <w:t xml:space="preserve">Data on foreign expenses comes from Part I, Line 3C, Column F of Schedule F. On Schedule F, titled “Statement of Activities Outside of the United States,” nonprofits are required to report expenses related to three types of activities: the organization’s own international operations, grants and assistance to foreign organizations and governments, and grants and assistance to foreign </w:t>
      </w:r>
      <w:r w:rsidRPr="00774706">
        <w:rPr>
          <w:color w:val="000000" w:themeColor="text1"/>
        </w:rPr>
        <w:lastRenderedPageBreak/>
        <w:t>individuals. Then, across Parts I, II, and III of Schedule F, organizations provide accompanying information related to each activity.</w:t>
      </w:r>
      <w:r w:rsidRPr="00774706">
        <w:rPr>
          <w:rStyle w:val="FootnoteReference"/>
          <w:color w:val="000000" w:themeColor="text1"/>
        </w:rPr>
        <w:footnoteReference w:id="3"/>
      </w:r>
      <w:r w:rsidRPr="00774706">
        <w:rPr>
          <w:color w:val="000000" w:themeColor="text1"/>
        </w:rPr>
        <w:t xml:space="preserve"> Relevant details include region, total expenditures, and a description of the activity or grant purpose. Schedule F, then, includes the total amount spent internationally within the tax period, but also the number of specific grants awarded as well as more information on where these funds are going and how they are being spent. </w:t>
      </w:r>
    </w:p>
    <w:p w14:paraId="6B71708D" w14:textId="4B4196F8" w:rsidR="00453E05" w:rsidRPr="00774706" w:rsidRDefault="00453E05" w:rsidP="00453E05">
      <w:pPr>
        <w:spacing w:line="360" w:lineRule="auto"/>
        <w:ind w:firstLine="720"/>
        <w:rPr>
          <w:color w:val="000000" w:themeColor="text1"/>
        </w:rPr>
      </w:pPr>
      <w:r w:rsidRPr="00774706">
        <w:rPr>
          <w:color w:val="000000" w:themeColor="text1"/>
        </w:rPr>
        <w:t xml:space="preserve">To calculate our first dependent variable, we divide these foreign expenses by total expenses from the current year – found on Line 18, Part I of the base form. Our second dependent variable is the raw total logged due to the skewed distribution. All financial variables are converted to real 2012 USD. </w:t>
      </w:r>
      <w:r w:rsidR="00F6674C">
        <w:rPr>
          <w:color w:val="000000" w:themeColor="text1"/>
        </w:rPr>
        <w:t>To create our third dependent variable, we code organizations as 1 the years in which they spent money abroad and 0 otherwise.</w:t>
      </w:r>
    </w:p>
    <w:p w14:paraId="79F7CAE7" w14:textId="77777777" w:rsidR="00453E05" w:rsidRPr="00774706" w:rsidRDefault="00453E05" w:rsidP="00453E05">
      <w:pPr>
        <w:spacing w:line="360" w:lineRule="auto"/>
        <w:rPr>
          <w:color w:val="000000" w:themeColor="text1"/>
        </w:rPr>
      </w:pPr>
      <w:r w:rsidRPr="00774706">
        <w:rPr>
          <w:color w:val="000000" w:themeColor="text1"/>
        </w:rPr>
        <w:tab/>
      </w:r>
    </w:p>
    <w:p w14:paraId="322FFF86" w14:textId="77777777" w:rsidR="00453E05" w:rsidRPr="00774706" w:rsidRDefault="00453E05" w:rsidP="00453E05">
      <w:pPr>
        <w:spacing w:line="360" w:lineRule="auto"/>
        <w:rPr>
          <w:i/>
          <w:iCs/>
          <w:color w:val="000000" w:themeColor="text1"/>
        </w:rPr>
      </w:pPr>
      <w:r w:rsidRPr="00774706">
        <w:rPr>
          <w:i/>
          <w:iCs/>
          <w:color w:val="000000" w:themeColor="text1"/>
        </w:rPr>
        <w:t>Independent Variables.</w:t>
      </w:r>
      <w:r w:rsidRPr="00774706">
        <w:rPr>
          <w:i/>
          <w:iCs/>
          <w:color w:val="000000" w:themeColor="text1"/>
        </w:rPr>
        <w:tab/>
      </w:r>
    </w:p>
    <w:p w14:paraId="766A780A" w14:textId="175A9F49" w:rsidR="00453E05" w:rsidRPr="00774706" w:rsidRDefault="00453E05" w:rsidP="00453E05">
      <w:pPr>
        <w:spacing w:line="360" w:lineRule="auto"/>
        <w:rPr>
          <w:color w:val="000000" w:themeColor="text1"/>
        </w:rPr>
      </w:pPr>
      <w:r w:rsidRPr="00774706">
        <w:rPr>
          <w:i/>
          <w:iCs/>
          <w:color w:val="000000" w:themeColor="text1"/>
        </w:rPr>
        <w:t xml:space="preserve">State Policy Change. </w:t>
      </w:r>
      <w:r w:rsidRPr="00774706">
        <w:rPr>
          <w:color w:val="000000" w:themeColor="text1"/>
        </w:rPr>
        <w:t>We measure progressive LGBT</w:t>
      </w:r>
      <w:r w:rsidR="0065465D">
        <w:rPr>
          <w:color w:val="000000" w:themeColor="text1"/>
        </w:rPr>
        <w:t>Q</w:t>
      </w:r>
      <w:r w:rsidRPr="00774706">
        <w:rPr>
          <w:color w:val="000000" w:themeColor="text1"/>
        </w:rPr>
        <w:t>+ policy change as the year marriage equality was passed or ruled legal (as opposed to year of enactment) in the state a nonprofit resides. These data are collected from Movement Advancement Project. We focus on state-level policy change for theorical and methodological reasons. Theoretically, this policy was primarily debated, banned, and adopted at the state-level. When the U.S. Supreme Court legalized same-sex marriage nationally in 2015, marriage equality was already legal in 33 states (</w:t>
      </w:r>
      <w:r>
        <w:rPr>
          <w:color w:val="000000" w:themeColor="text1"/>
        </w:rPr>
        <w:t>Movement Advancement Project 2022)</w:t>
      </w:r>
      <w:r w:rsidRPr="00774706">
        <w:rPr>
          <w:color w:val="000000" w:themeColor="text1"/>
        </w:rPr>
        <w:t>. Given the proximity of these debates, state-level adoption is more likely to then influence how nonprofits perceive their political opportunity structure too. Methodologically, focusing on state-level variation offers us more intervention points to assess the effects of this policy switch.</w:t>
      </w:r>
    </w:p>
    <w:p w14:paraId="6D8C18F5" w14:textId="39CC155B" w:rsidR="00453E05" w:rsidRPr="00774706" w:rsidRDefault="00453E05" w:rsidP="00453E05">
      <w:pPr>
        <w:spacing w:line="360" w:lineRule="auto"/>
        <w:rPr>
          <w:color w:val="000000" w:themeColor="text1"/>
        </w:rPr>
      </w:pPr>
      <w:r w:rsidRPr="00774706">
        <w:rPr>
          <w:color w:val="000000" w:themeColor="text1"/>
        </w:rPr>
        <w:tab/>
      </w:r>
      <w:r w:rsidRPr="00774706">
        <w:rPr>
          <w:i/>
          <w:iCs/>
          <w:color w:val="000000" w:themeColor="text1"/>
        </w:rPr>
        <w:t xml:space="preserve">Anti-LGBT+ Organization. </w:t>
      </w:r>
      <w:r w:rsidRPr="00774706">
        <w:rPr>
          <w:color w:val="000000" w:themeColor="text1"/>
        </w:rPr>
        <w:t>Our second independent variable is an indicator for whether the organization is classified as “anti-LGBT</w:t>
      </w:r>
      <w:r w:rsidR="0065465D">
        <w:rPr>
          <w:color w:val="000000" w:themeColor="text1"/>
        </w:rPr>
        <w:t>Q</w:t>
      </w:r>
      <w:r w:rsidRPr="00774706">
        <w:rPr>
          <w:color w:val="000000" w:themeColor="text1"/>
        </w:rPr>
        <w:t>+” or not. Rather than limiting the sample to only anti-LGBT</w:t>
      </w:r>
      <w:r w:rsidR="0065465D">
        <w:rPr>
          <w:color w:val="000000" w:themeColor="text1"/>
        </w:rPr>
        <w:t>Q</w:t>
      </w:r>
      <w:r w:rsidRPr="00774706">
        <w:rPr>
          <w:color w:val="000000" w:themeColor="text1"/>
        </w:rPr>
        <w:t>+ organizations, we instead keep all observations which allows us to determine if changes foreign expenditures by anti-LGBT</w:t>
      </w:r>
      <w:r w:rsidR="0065465D">
        <w:rPr>
          <w:color w:val="000000" w:themeColor="text1"/>
        </w:rPr>
        <w:t>Q</w:t>
      </w:r>
      <w:r w:rsidRPr="00774706">
        <w:rPr>
          <w:color w:val="000000" w:themeColor="text1"/>
        </w:rPr>
        <w:t>+ organizations are distinct relative to the broader field. This comparison point will lend greater credibility that any effects found are attributable to LGBT</w:t>
      </w:r>
      <w:r w:rsidR="0065465D">
        <w:rPr>
          <w:color w:val="000000" w:themeColor="text1"/>
        </w:rPr>
        <w:t>Q</w:t>
      </w:r>
      <w:r w:rsidRPr="00774706">
        <w:rPr>
          <w:color w:val="000000" w:themeColor="text1"/>
        </w:rPr>
        <w:t xml:space="preserve">+ policy changes </w:t>
      </w:r>
      <w:r w:rsidR="0065465D">
        <w:rPr>
          <w:color w:val="000000" w:themeColor="text1"/>
        </w:rPr>
        <w:t>themselves</w:t>
      </w:r>
      <w:r w:rsidRPr="00774706">
        <w:rPr>
          <w:color w:val="000000" w:themeColor="text1"/>
        </w:rPr>
        <w:t>.</w:t>
      </w:r>
    </w:p>
    <w:p w14:paraId="32A65CA0" w14:textId="63544792" w:rsidR="00453E05" w:rsidRPr="00774706" w:rsidRDefault="00453E05" w:rsidP="00453E05">
      <w:pPr>
        <w:spacing w:line="360" w:lineRule="auto"/>
        <w:rPr>
          <w:color w:val="000000" w:themeColor="text1"/>
        </w:rPr>
      </w:pPr>
      <w:r w:rsidRPr="00774706">
        <w:rPr>
          <w:color w:val="000000" w:themeColor="text1"/>
        </w:rPr>
        <w:tab/>
        <w:t>Classifying an organization as “anti-LGBT</w:t>
      </w:r>
      <w:r w:rsidR="00ED482E">
        <w:rPr>
          <w:color w:val="000000" w:themeColor="text1"/>
        </w:rPr>
        <w:t>Q</w:t>
      </w:r>
      <w:r w:rsidRPr="00774706">
        <w:rPr>
          <w:color w:val="000000" w:themeColor="text1"/>
        </w:rPr>
        <w:t>+” is a difficult process; fuzzy and differing definitions result in loose categorical boundaries</w:t>
      </w:r>
      <w:r w:rsidR="00ED482E">
        <w:rPr>
          <w:color w:val="000000" w:themeColor="text1"/>
        </w:rPr>
        <w:t xml:space="preserve"> </w:t>
      </w:r>
      <w:r w:rsidRPr="00774706">
        <w:rPr>
          <w:color w:val="000000" w:themeColor="text1"/>
        </w:rPr>
        <w:t xml:space="preserve">(Velasco </w:t>
      </w:r>
      <w:r w:rsidRPr="00774706">
        <w:rPr>
          <w:i/>
          <w:iCs/>
          <w:color w:val="000000" w:themeColor="text1"/>
        </w:rPr>
        <w:t>forthcoming</w:t>
      </w:r>
      <w:r w:rsidRPr="00774706">
        <w:rPr>
          <w:color w:val="000000" w:themeColor="text1"/>
        </w:rPr>
        <w:t xml:space="preserve">). Consequently, any classification scheme can certainly be either contested or optimized. Regardless, we take the </w:t>
      </w:r>
      <w:r w:rsidRPr="00774706">
        <w:rPr>
          <w:color w:val="000000" w:themeColor="text1"/>
        </w:rPr>
        <w:lastRenderedPageBreak/>
        <w:t>following approach. We first develop a list of organizations that have been identified as actively working against LGBT</w:t>
      </w:r>
      <w:r w:rsidR="00ED482E">
        <w:rPr>
          <w:color w:val="000000" w:themeColor="text1"/>
        </w:rPr>
        <w:t>Q</w:t>
      </w:r>
      <w:r w:rsidRPr="00774706">
        <w:rPr>
          <w:color w:val="000000" w:themeColor="text1"/>
        </w:rPr>
        <w:t>+ communities. This list includes all organizations deemed “anti-LGBT</w:t>
      </w:r>
      <w:r w:rsidR="00ED482E">
        <w:rPr>
          <w:color w:val="000000" w:themeColor="text1"/>
        </w:rPr>
        <w:t>Q</w:t>
      </w:r>
      <w:r w:rsidRPr="00774706">
        <w:rPr>
          <w:color w:val="000000" w:themeColor="text1"/>
        </w:rPr>
        <w:t>+ conferences (e.g., World Congress of Families), participate in campaigns against marriage equality at the state and federal</w:t>
      </w:r>
      <w:r w:rsidR="00ED482E">
        <w:rPr>
          <w:color w:val="000000" w:themeColor="text1"/>
        </w:rPr>
        <w:t xml:space="preserve"> </w:t>
      </w:r>
      <w:r w:rsidRPr="00774706">
        <w:rPr>
          <w:color w:val="000000" w:themeColor="text1"/>
        </w:rPr>
        <w:t xml:space="preserve">level by signing petitions or attending rallies (e.g., 2004 Mayday </w:t>
      </w:r>
      <w:r w:rsidR="00ED482E" w:rsidRPr="00774706">
        <w:rPr>
          <w:color w:val="000000" w:themeColor="text1"/>
        </w:rPr>
        <w:t>for</w:t>
      </w:r>
      <w:r w:rsidRPr="00774706">
        <w:rPr>
          <w:color w:val="000000" w:themeColor="text1"/>
        </w:rPr>
        <w:t xml:space="preserve"> Marriage, 2014 March for Marriage), or being designated as anti-LGBT</w:t>
      </w:r>
      <w:r w:rsidR="00ED482E">
        <w:rPr>
          <w:color w:val="000000" w:themeColor="text1"/>
        </w:rPr>
        <w:t>Q</w:t>
      </w:r>
      <w:r w:rsidRPr="00774706">
        <w:rPr>
          <w:color w:val="000000" w:themeColor="text1"/>
        </w:rPr>
        <w:t>+ in academic studies and reports (e.g., Fetner 2008). This initial set results in 620 organizations.</w:t>
      </w:r>
    </w:p>
    <w:p w14:paraId="333C3613" w14:textId="64115C14" w:rsidR="00453E05" w:rsidRPr="00774706" w:rsidRDefault="00453E05" w:rsidP="00453E05">
      <w:pPr>
        <w:spacing w:line="360" w:lineRule="auto"/>
        <w:ind w:firstLine="720"/>
        <w:rPr>
          <w:color w:val="000000" w:themeColor="text1"/>
        </w:rPr>
      </w:pPr>
      <w:r w:rsidRPr="00774706">
        <w:rPr>
          <w:color w:val="000000" w:themeColor="text1"/>
        </w:rPr>
        <w:t>Next, we classify as “anti-LGBT</w:t>
      </w:r>
      <w:r w:rsidR="00ED482E">
        <w:rPr>
          <w:color w:val="000000" w:themeColor="text1"/>
        </w:rPr>
        <w:t>Q</w:t>
      </w:r>
      <w:r w:rsidRPr="00774706">
        <w:rPr>
          <w:color w:val="000000" w:themeColor="text1"/>
        </w:rPr>
        <w:t>+” all organizations that have received funding from known anti-LGBT</w:t>
      </w:r>
      <w:r w:rsidR="00E86CB5">
        <w:rPr>
          <w:color w:val="000000" w:themeColor="text1"/>
        </w:rPr>
        <w:t>Q</w:t>
      </w:r>
      <w:r w:rsidRPr="00774706">
        <w:rPr>
          <w:color w:val="000000" w:themeColor="text1"/>
        </w:rPr>
        <w:t xml:space="preserve">+ organizations. That is, those identified from third-party sources. We implemented this networked approach by relying on Schedule I of the Form 990. This part of the form requires nonprofits to report all U.S.-based entities they give money to. If an organization </w:t>
      </w:r>
      <w:r w:rsidR="00E86CB5">
        <w:rPr>
          <w:color w:val="000000" w:themeColor="text1"/>
        </w:rPr>
        <w:t xml:space="preserve">received money from one of the previously identified </w:t>
      </w:r>
      <w:r w:rsidRPr="00774706">
        <w:rPr>
          <w:color w:val="000000" w:themeColor="text1"/>
        </w:rPr>
        <w:t>anti-LGBT</w:t>
      </w:r>
      <w:r w:rsidR="00E86CB5">
        <w:rPr>
          <w:color w:val="000000" w:themeColor="text1"/>
        </w:rPr>
        <w:t>Q+</w:t>
      </w:r>
      <w:r w:rsidRPr="00774706">
        <w:rPr>
          <w:color w:val="000000" w:themeColor="text1"/>
        </w:rPr>
        <w:t xml:space="preserve"> </w:t>
      </w:r>
      <w:r w:rsidR="00E86CB5">
        <w:rPr>
          <w:color w:val="000000" w:themeColor="text1"/>
        </w:rPr>
        <w:t xml:space="preserve">organizations, </w:t>
      </w:r>
      <w:r w:rsidRPr="00774706">
        <w:rPr>
          <w:color w:val="000000" w:themeColor="text1"/>
        </w:rPr>
        <w:t>we classified as anti-LGBT</w:t>
      </w:r>
      <w:r w:rsidR="00E86CB5">
        <w:rPr>
          <w:color w:val="000000" w:themeColor="text1"/>
        </w:rPr>
        <w:t>Q</w:t>
      </w:r>
      <w:r w:rsidRPr="00774706">
        <w:rPr>
          <w:color w:val="000000" w:themeColor="text1"/>
        </w:rPr>
        <w:t>+ as well. For example, in 2011, Focus on the Family reported giving $30,958 to the Minnesota Family Institute for “voter registration” while the National Organization for Marriage gave Radio Vision Cristiana $25,000 for “general support”</w:t>
      </w:r>
      <w:r w:rsidR="00E86CB5">
        <w:rPr>
          <w:color w:val="000000" w:themeColor="text1"/>
        </w:rPr>
        <w:t xml:space="preserve"> to run Spanish-language programs.</w:t>
      </w:r>
      <w:r w:rsidRPr="00774706">
        <w:rPr>
          <w:color w:val="000000" w:themeColor="text1"/>
        </w:rPr>
        <w:t xml:space="preserve"> Consequently, the Minnesota Family Institute and Radio Vision Cristiana are classified as “anti-LGBT</w:t>
      </w:r>
      <w:r w:rsidR="00D26371">
        <w:rPr>
          <w:color w:val="000000" w:themeColor="text1"/>
        </w:rPr>
        <w:t>Q</w:t>
      </w:r>
      <w:r w:rsidRPr="00774706">
        <w:rPr>
          <w:color w:val="000000" w:themeColor="text1"/>
        </w:rPr>
        <w:t>+” in our sample. This process results in 1,441 new nonprofits being designated as “Anti-LGBT</w:t>
      </w:r>
      <w:r w:rsidR="00D26371">
        <w:rPr>
          <w:color w:val="000000" w:themeColor="text1"/>
        </w:rPr>
        <w:t>Q</w:t>
      </w:r>
      <w:r w:rsidRPr="00774706">
        <w:rPr>
          <w:color w:val="000000" w:themeColor="text1"/>
        </w:rPr>
        <w:t>+” for a total of 2,061 anti-LGBT</w:t>
      </w:r>
      <w:r w:rsidR="004E4CF0">
        <w:rPr>
          <w:color w:val="000000" w:themeColor="text1"/>
        </w:rPr>
        <w:t>Q</w:t>
      </w:r>
      <w:r w:rsidRPr="00774706">
        <w:rPr>
          <w:color w:val="000000" w:themeColor="text1"/>
        </w:rPr>
        <w:t>+ organizations.</w:t>
      </w:r>
    </w:p>
    <w:p w14:paraId="27F3497A" w14:textId="77777777" w:rsidR="00453E05" w:rsidRPr="00774706" w:rsidRDefault="00453E05" w:rsidP="00453E05">
      <w:pPr>
        <w:spacing w:line="360" w:lineRule="auto"/>
        <w:ind w:firstLine="720"/>
        <w:rPr>
          <w:color w:val="000000" w:themeColor="text1"/>
        </w:rPr>
      </w:pPr>
    </w:p>
    <w:p w14:paraId="3B56873E" w14:textId="77777777" w:rsidR="00453E05" w:rsidRPr="00774706" w:rsidRDefault="00453E05" w:rsidP="00453E05">
      <w:pPr>
        <w:spacing w:line="360" w:lineRule="auto"/>
        <w:rPr>
          <w:i/>
          <w:iCs/>
          <w:color w:val="000000" w:themeColor="text1"/>
        </w:rPr>
      </w:pPr>
      <w:r w:rsidRPr="00774706">
        <w:rPr>
          <w:i/>
          <w:iCs/>
          <w:color w:val="000000" w:themeColor="text1"/>
        </w:rPr>
        <w:t>Alternative Explanations.</w:t>
      </w:r>
    </w:p>
    <w:p w14:paraId="018F18AA" w14:textId="312D27D2" w:rsidR="00453E05" w:rsidRPr="00774706" w:rsidRDefault="00453E05" w:rsidP="00453E05">
      <w:pPr>
        <w:spacing w:line="360" w:lineRule="auto"/>
        <w:rPr>
          <w:color w:val="000000" w:themeColor="text1"/>
        </w:rPr>
      </w:pPr>
      <w:r w:rsidRPr="00774706">
        <w:rPr>
          <w:color w:val="000000" w:themeColor="text1"/>
        </w:rPr>
        <w:t>While our aim is to understand the distinct effect of marriage equality on anti-LGBT</w:t>
      </w:r>
      <w:r w:rsidR="00E9142A">
        <w:rPr>
          <w:color w:val="000000" w:themeColor="text1"/>
        </w:rPr>
        <w:t>Q</w:t>
      </w:r>
      <w:r w:rsidRPr="00774706">
        <w:rPr>
          <w:color w:val="000000" w:themeColor="text1"/>
        </w:rPr>
        <w:t xml:space="preserve">+ organization’s foreign expenses, it is imperative to account for alternative explanations that close off spurious paths. Because the effect we are interested in estimating is at the state-level, we direct our control variables here as well. These state-level controls </w:t>
      </w:r>
      <w:proofErr w:type="gramStart"/>
      <w:r w:rsidRPr="00774706">
        <w:rPr>
          <w:color w:val="000000" w:themeColor="text1"/>
        </w:rPr>
        <w:t>are:</w:t>
      </w:r>
      <w:proofErr w:type="gramEnd"/>
      <w:r w:rsidRPr="00774706">
        <w:rPr>
          <w:color w:val="000000" w:themeColor="text1"/>
        </w:rPr>
        <w:t xml:space="preserve"> gross domestic product (logged), percent of the population 25 and older with college degree (associates or higher), percent of the population that is foreign-born, number of registered churches (logged), total number of nonprofits (logged)</w:t>
      </w:r>
      <w:r w:rsidR="00E9142A">
        <w:rPr>
          <w:color w:val="000000" w:themeColor="text1"/>
        </w:rPr>
        <w:t xml:space="preserve">, </w:t>
      </w:r>
      <w:r w:rsidRPr="00774706">
        <w:rPr>
          <w:color w:val="000000" w:themeColor="text1"/>
        </w:rPr>
        <w:t xml:space="preserve">and an indicator for whether the governor is a Republican for a given year. At the organization level, we include the total expenses (logged) in models with raw dollars as the dependent variable. </w:t>
      </w:r>
    </w:p>
    <w:p w14:paraId="69B1DBA4" w14:textId="77777777" w:rsidR="00453E05" w:rsidRPr="00774706" w:rsidRDefault="00453E05" w:rsidP="00453E05">
      <w:pPr>
        <w:spacing w:line="360" w:lineRule="auto"/>
        <w:rPr>
          <w:color w:val="000000" w:themeColor="text1"/>
        </w:rPr>
      </w:pPr>
    </w:p>
    <w:p w14:paraId="67441106" w14:textId="77777777" w:rsidR="00453E05" w:rsidRPr="00774706" w:rsidRDefault="00453E05" w:rsidP="00453E05">
      <w:pPr>
        <w:spacing w:line="360" w:lineRule="auto"/>
        <w:rPr>
          <w:i/>
          <w:iCs/>
          <w:color w:val="000000" w:themeColor="text1"/>
        </w:rPr>
      </w:pPr>
      <w:r w:rsidRPr="00774706">
        <w:rPr>
          <w:i/>
          <w:iCs/>
          <w:color w:val="000000" w:themeColor="text1"/>
        </w:rPr>
        <w:t>Analytic Sample</w:t>
      </w:r>
    </w:p>
    <w:p w14:paraId="394DEE71" w14:textId="1AA57A3B" w:rsidR="00453E05" w:rsidRPr="00917A69" w:rsidRDefault="00453E05" w:rsidP="00453E05">
      <w:pPr>
        <w:spacing w:line="360" w:lineRule="auto"/>
        <w:rPr>
          <w:color w:val="000000" w:themeColor="text1"/>
        </w:rPr>
      </w:pPr>
      <w:r w:rsidRPr="00774706">
        <w:rPr>
          <w:color w:val="000000" w:themeColor="text1"/>
        </w:rPr>
        <w:t xml:space="preserve">Our analytical sample consists of organization-year </w:t>
      </w:r>
      <w:r w:rsidR="00FC042E">
        <w:rPr>
          <w:color w:val="000000" w:themeColor="text1"/>
        </w:rPr>
        <w:t>observations</w:t>
      </w:r>
      <w:r w:rsidRPr="00774706">
        <w:rPr>
          <w:color w:val="000000" w:themeColor="text1"/>
        </w:rPr>
        <w:t xml:space="preserve">, with variables associated either to state-level characteristics or to organization-level characteristics for that year. Organization-level </w:t>
      </w:r>
      <w:r w:rsidRPr="00774706">
        <w:rPr>
          <w:color w:val="000000" w:themeColor="text1"/>
        </w:rPr>
        <w:lastRenderedPageBreak/>
        <w:t>characteristics like our outcomes of interest, are based on the respective Form 990. We restricted our sample according to the data available through the Form 990. Our analytical sample includes all organizations that filed a Form 990 between 2013 and 2019. We did not include filings previous to 2013 because</w:t>
      </w:r>
      <w:r w:rsidR="009B51DF">
        <w:rPr>
          <w:b/>
          <w:bCs/>
          <w:color w:val="000000" w:themeColor="text1"/>
        </w:rPr>
        <w:t xml:space="preserve"> </w:t>
      </w:r>
      <w:r w:rsidR="009B51DF">
        <w:rPr>
          <w:color w:val="000000" w:themeColor="text1"/>
        </w:rPr>
        <w:t>there was only partial coverage.</w:t>
      </w:r>
      <w:r w:rsidRPr="00774706">
        <w:rPr>
          <w:color w:val="000000" w:themeColor="text1"/>
        </w:rPr>
        <w:t xml:space="preserve"> We include all organizations in the territorial United States and excluded those based in the District of Columbia. Because organizations can file multiple returns for a single tax year</w:t>
      </w:r>
      <w:r w:rsidR="00831507">
        <w:rPr>
          <w:color w:val="000000" w:themeColor="text1"/>
        </w:rPr>
        <w:t xml:space="preserve"> (typically to fix an error on a previous submission), </w:t>
      </w:r>
      <w:r w:rsidRPr="00774706">
        <w:rPr>
          <w:color w:val="000000" w:themeColor="text1"/>
        </w:rPr>
        <w:t>we selected only the most recent filing for each year. We also removed filings showed signs of errors: those thar reported negative expenses or foreign expenditures than were higher than the total reported expenditures.  All dollar amounts are reported in r</w:t>
      </w:r>
      <w:r w:rsidRPr="00917A69">
        <w:rPr>
          <w:color w:val="000000" w:themeColor="text1"/>
        </w:rPr>
        <w:t>eal 2012 USD.</w:t>
      </w:r>
      <w:r w:rsidRPr="00774706">
        <w:rPr>
          <w:color w:val="000000" w:themeColor="text1"/>
        </w:rPr>
        <w:t xml:space="preserve"> The analytical sample includes 1,521,368 organization-yea</w:t>
      </w:r>
      <w:r w:rsidR="0095648D">
        <w:rPr>
          <w:color w:val="000000" w:themeColor="text1"/>
        </w:rPr>
        <w:t>rs</w:t>
      </w:r>
      <w:r w:rsidRPr="00774706">
        <w:rPr>
          <w:color w:val="000000" w:themeColor="text1"/>
        </w:rPr>
        <w:t xml:space="preserve">. That translates to a total of 324,552 unique non-anti-LGBT+ organizations and 1,048 unique anti-LGBT+ organizations. </w:t>
      </w:r>
    </w:p>
    <w:p w14:paraId="7DC14807" w14:textId="77777777" w:rsidR="00453E05" w:rsidRPr="00774706" w:rsidRDefault="00453E05" w:rsidP="00453E05">
      <w:pPr>
        <w:spacing w:line="360" w:lineRule="auto"/>
        <w:rPr>
          <w:color w:val="000000" w:themeColor="text1"/>
        </w:rPr>
      </w:pPr>
    </w:p>
    <w:p w14:paraId="7AF532B8" w14:textId="77777777" w:rsidR="00453E05" w:rsidRPr="00774706" w:rsidRDefault="00453E05" w:rsidP="00453E05">
      <w:pPr>
        <w:spacing w:line="360" w:lineRule="auto"/>
        <w:rPr>
          <w:i/>
          <w:iCs/>
          <w:color w:val="000000" w:themeColor="text1"/>
        </w:rPr>
      </w:pPr>
      <w:r w:rsidRPr="00774706">
        <w:rPr>
          <w:i/>
          <w:iCs/>
          <w:color w:val="000000" w:themeColor="text1"/>
        </w:rPr>
        <w:t>Estimation Strategy</w:t>
      </w:r>
    </w:p>
    <w:p w14:paraId="2BA7B88D" w14:textId="335DB83F" w:rsidR="00453E05" w:rsidRDefault="00453E05" w:rsidP="00453E05">
      <w:pPr>
        <w:spacing w:line="360" w:lineRule="auto"/>
      </w:pPr>
      <w:r w:rsidRPr="00774706">
        <w:t xml:space="preserve">Our estimation strategy elucidates the effect of </w:t>
      </w:r>
      <w:r w:rsidR="00E312ED">
        <w:t>marriage equality</w:t>
      </w:r>
      <w:r w:rsidRPr="00774706">
        <w:t xml:space="preserve"> at the state level on foreign spending by anti-LGBT</w:t>
      </w:r>
      <w:r w:rsidR="00532592">
        <w:t>Q</w:t>
      </w:r>
      <w:r w:rsidRPr="00774706">
        <w:t>+ organizations. We explore three outcomes related to foreign spending: gross foreign spending, foreign spending as a proportion of the organization’s total budget, and the likelihood that an organization spends money abroad. To measure the effect of policy change on the first two outcomes, we use OLS regressions. To measure the effect of state courts legalizing same-sex marriage on the likelihood that anti-LGBT</w:t>
      </w:r>
      <w:r w:rsidR="004C19DF">
        <w:t>Q</w:t>
      </w:r>
      <w:r w:rsidRPr="00774706">
        <w:t>+ organizations will spend money abroad, we implement a logit model. The equation below summarizes our analytical strategy:</w:t>
      </w:r>
    </w:p>
    <w:p w14:paraId="63676444" w14:textId="77777777" w:rsidR="00997C49" w:rsidRPr="00774706" w:rsidRDefault="00997C49" w:rsidP="00453E05">
      <w:pPr>
        <w:spacing w:line="360" w:lineRule="auto"/>
      </w:pPr>
    </w:p>
    <w:p w14:paraId="5C5FCEDD" w14:textId="107E73C0" w:rsidR="00453E05" w:rsidRPr="00997C49" w:rsidRDefault="00000000" w:rsidP="00453E05">
      <w:pPr>
        <w:spacing w:line="360" w:lineRule="auto"/>
        <w:rPr>
          <w:rFonts w:eastAsiaTheme="minorEastAsia"/>
        </w:rPr>
      </w:pPr>
      <m:oMathPara>
        <m:oMath>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β</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γ</m:t>
          </m:r>
          <m:sSub>
            <m:sSubPr>
              <m:ctrlPr>
                <w:rPr>
                  <w:rFonts w:ascii="Cambria Math" w:hAnsi="Cambria Math"/>
                  <w:i/>
                </w:rPr>
              </m:ctrlPr>
            </m:sSubPr>
            <m:e>
              <m:r>
                <w:rPr>
                  <w:rFonts w:ascii="Cambria Math" w:hAnsi="Cambria Math"/>
                </w:rPr>
                <m:t>ANTI</m:t>
              </m:r>
            </m:e>
            <m:sub>
              <m:r>
                <w:rPr>
                  <w:rFonts w:ascii="Cambria Math" w:hAnsi="Cambria Math"/>
                </w:rPr>
                <m:t>it</m:t>
              </m:r>
            </m:sub>
          </m:sSub>
          <m:r>
            <w:rPr>
              <w:rFonts w:ascii="Cambria Math" w:hAnsi="Cambria Math"/>
            </w:rPr>
            <m:t>+δ</m:t>
          </m:r>
          <m:sSub>
            <m:sSubPr>
              <m:ctrlPr>
                <w:rPr>
                  <w:rFonts w:ascii="Cambria Math" w:hAnsi="Cambria Math"/>
                  <w:i/>
                </w:rPr>
              </m:ctrlPr>
            </m:sSubPr>
            <m:e>
              <m:r>
                <w:rPr>
                  <w:rFonts w:ascii="Cambria Math" w:hAnsi="Cambria Math"/>
                </w:rPr>
                <m:t>ANTI</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SAME-SEX LEGAL</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5E2B4791" w14:textId="77777777" w:rsidR="00997C49" w:rsidRPr="00774706" w:rsidRDefault="00997C49" w:rsidP="00453E05">
      <w:pPr>
        <w:spacing w:line="360" w:lineRule="auto"/>
        <w:rPr>
          <w:rFonts w:eastAsiaTheme="minorEastAsia"/>
        </w:rPr>
      </w:pPr>
    </w:p>
    <w:p w14:paraId="628FE5BA" w14:textId="14B6758E" w:rsidR="00453E05" w:rsidRDefault="00453E05" w:rsidP="00453E05">
      <w:pPr>
        <w:spacing w:line="360" w:lineRule="auto"/>
      </w:pPr>
      <w:r w:rsidRPr="00774706">
        <w:rPr>
          <w:rFonts w:eastAsiaTheme="minorEastAsia"/>
        </w:rPr>
        <w:t xml:space="preserve">In the equation above, </w:t>
      </w:r>
      <w:proofErr w:type="spellStart"/>
      <w:r w:rsidRPr="00774706">
        <w:rPr>
          <w:rFonts w:eastAsiaTheme="minorEastAsia"/>
          <w:i/>
          <w:iCs/>
        </w:rPr>
        <w:t>Y</w:t>
      </w:r>
      <w:r w:rsidRPr="00774706">
        <w:rPr>
          <w:rFonts w:eastAsiaTheme="minorEastAsia"/>
          <w:i/>
          <w:iCs/>
          <w:vertAlign w:val="subscript"/>
        </w:rPr>
        <w:t>it</w:t>
      </w:r>
      <w:proofErr w:type="spellEnd"/>
      <w:r w:rsidRPr="00774706">
        <w:rPr>
          <w:rFonts w:eastAsiaTheme="minorEastAsia"/>
          <w:i/>
          <w:iCs/>
          <w:vertAlign w:val="subscript"/>
        </w:rPr>
        <w:t xml:space="preserve"> </w:t>
      </w:r>
      <w:r w:rsidRPr="00917A69">
        <w:rPr>
          <w:rFonts w:eastAsiaTheme="minorEastAsia"/>
        </w:rPr>
        <w:t>designates</w:t>
      </w:r>
      <w:r w:rsidRPr="00774706">
        <w:rPr>
          <w:rFonts w:eastAsiaTheme="minorEastAsia"/>
        </w:rPr>
        <w:t xml:space="preserve"> one of our three outcomes of interest for organization </w:t>
      </w:r>
      <w:proofErr w:type="spellStart"/>
      <w:r w:rsidRPr="00774706">
        <w:rPr>
          <w:rFonts w:eastAsiaTheme="minorEastAsia"/>
          <w:i/>
          <w:iCs/>
        </w:rPr>
        <w:t>i</w:t>
      </w:r>
      <w:proofErr w:type="spellEnd"/>
      <w:r w:rsidRPr="00774706">
        <w:rPr>
          <w:rFonts w:eastAsiaTheme="minorEastAsia"/>
        </w:rPr>
        <w:t xml:space="preserve"> in year </w:t>
      </w:r>
      <w:r w:rsidRPr="00774706">
        <w:rPr>
          <w:rFonts w:eastAsiaTheme="minorEastAsia"/>
          <w:i/>
          <w:iCs/>
        </w:rPr>
        <w:t>t.</w:t>
      </w:r>
      <w:r>
        <w:rPr>
          <w:rFonts w:eastAsiaTheme="minorEastAsia"/>
          <w:i/>
          <w:iCs/>
        </w:rPr>
        <w:t xml:space="preserve"> </w:t>
      </w:r>
      <m:oMath>
        <m:r>
          <w:rPr>
            <w:rFonts w:ascii="Cambria Math" w:hAnsi="Cambria Math"/>
          </w:rPr>
          <m:t>γ</m:t>
        </m:r>
      </m:oMath>
      <w:r>
        <w:rPr>
          <w:rFonts w:eastAsiaTheme="minorEastAsia"/>
          <w:i/>
        </w:rPr>
        <w:t xml:space="preserve"> </w:t>
      </w:r>
      <w:r>
        <w:rPr>
          <w:rFonts w:eastAsiaTheme="minorEastAsia"/>
          <w:iCs/>
        </w:rPr>
        <w:t>indicates the difference in the outcome of interest for anti-LGBT</w:t>
      </w:r>
      <w:r w:rsidR="008029D4">
        <w:rPr>
          <w:rFonts w:eastAsiaTheme="minorEastAsia"/>
          <w:iCs/>
        </w:rPr>
        <w:t>Q</w:t>
      </w:r>
      <w:r>
        <w:rPr>
          <w:rFonts w:eastAsiaTheme="minorEastAsia"/>
          <w:iCs/>
        </w:rPr>
        <w:t>+ organizations.</w:t>
      </w:r>
      <w:r>
        <w:rPr>
          <w:rFonts w:eastAsiaTheme="minorEastAsia"/>
          <w:i/>
          <w:iCs/>
        </w:rPr>
        <w:t xml:space="preserve"> </w:t>
      </w:r>
      <m:oMath>
        <m:r>
          <w:rPr>
            <w:rFonts w:ascii="Cambria Math" w:hAnsi="Cambria Math"/>
          </w:rPr>
          <m:t>δ</m:t>
        </m:r>
      </m:oMath>
      <w:r w:rsidRPr="00774706">
        <w:rPr>
          <w:rFonts w:eastAsiaTheme="minorEastAsia"/>
          <w:i/>
          <w:iCs/>
        </w:rPr>
        <w:t xml:space="preserve"> </w:t>
      </w:r>
      <w:r>
        <w:rPr>
          <w:rFonts w:eastAsiaTheme="minorEastAsia"/>
        </w:rPr>
        <w:t>indicates the changes to the outcome of interest for anti-LGBT</w:t>
      </w:r>
      <w:r w:rsidR="008029D4">
        <w:rPr>
          <w:rFonts w:eastAsiaTheme="minorEastAsia"/>
        </w:rPr>
        <w:t>Q</w:t>
      </w:r>
      <w:r>
        <w:rPr>
          <w:rFonts w:eastAsiaTheme="minorEastAsia"/>
        </w:rPr>
        <w:t>+ organizations after their state legalized same-sex marriage. Taken together, these two coefficients allow us to ascertain the effect of pro-LGBT+ policy change in the foreign expenditures of anti-LGBT</w:t>
      </w:r>
      <w:r w:rsidR="008029D4">
        <w:rPr>
          <w:rFonts w:eastAsiaTheme="minorEastAsia"/>
        </w:rPr>
        <w:t>Q</w:t>
      </w:r>
      <w:r>
        <w:rPr>
          <w:rFonts w:eastAsiaTheme="minorEastAsia"/>
        </w:rPr>
        <w:t xml:space="preserve">+ organizations. </w:t>
      </w:r>
      <w:proofErr w:type="spellStart"/>
      <w:r w:rsidRPr="00774706">
        <w:rPr>
          <w:rFonts w:eastAsiaTheme="minorEastAsia"/>
          <w:i/>
          <w:iCs/>
        </w:rPr>
        <w:t>X</w:t>
      </w:r>
      <w:r w:rsidRPr="00774706">
        <w:rPr>
          <w:rFonts w:eastAsiaTheme="minorEastAsia"/>
          <w:i/>
          <w:iCs/>
          <w:vertAlign w:val="subscript"/>
        </w:rPr>
        <w:t>it</w:t>
      </w:r>
      <w:proofErr w:type="spellEnd"/>
      <w:r w:rsidRPr="00774706">
        <w:rPr>
          <w:rFonts w:eastAsiaTheme="minorEastAsia"/>
          <w:i/>
          <w:iCs/>
          <w:vertAlign w:val="subscript"/>
        </w:rPr>
        <w:t xml:space="preserve"> </w:t>
      </w:r>
      <w:r w:rsidRPr="00A86DD2">
        <w:t xml:space="preserve">indicates our state- and organization-level controls for year </w:t>
      </w:r>
      <w:r w:rsidRPr="00A86DD2">
        <w:rPr>
          <w:i/>
          <w:iCs/>
        </w:rPr>
        <w:t>t</w:t>
      </w:r>
      <w:r w:rsidRPr="00A86DD2">
        <w:t xml:space="preserve">: </w:t>
      </w:r>
      <w:r>
        <w:t xml:space="preserve">gross domestic product, whether the state has a Republican governor, whether same-sex marriage has been legalized, the proportion of the population that is foreign-born, the proportion of the population over 25 who has a college degree, the number of nonprofits in the state, the amount of registered churches in the state, and, for the </w:t>
      </w:r>
      <w:r>
        <w:lastRenderedPageBreak/>
        <w:t>model measuring gross foreign expenses, the organization’s total expenses in yea</w:t>
      </w:r>
      <w:r w:rsidRPr="00917A69">
        <w:t xml:space="preserve">r </w:t>
      </w:r>
      <w:r w:rsidRPr="00917A69">
        <w:rPr>
          <w:rFonts w:cs="Times New Roman"/>
          <w:i/>
          <w:iCs/>
        </w:rPr>
        <w:t>t.</w:t>
      </w:r>
      <w:r w:rsidRPr="00917A69">
        <w:rPr>
          <w:rFonts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Pr="00917A69">
        <w:rPr>
          <w:rFonts w:cs="Times New Roman"/>
        </w:rPr>
        <w:t xml:space="preserve"> signals the error term</w:t>
      </w:r>
      <w:r>
        <w:rPr>
          <w:rFonts w:cs="Times New Roman"/>
        </w:rPr>
        <w:t xml:space="preserve">. We clustered standard errors at the state level to account for the ways in which circumstances specific to each state differently affect the uncertainty around our estimates. </w:t>
      </w:r>
    </w:p>
    <w:p w14:paraId="314AD2F1" w14:textId="77777777" w:rsidR="00DC4BC3" w:rsidRDefault="00DC4BC3" w:rsidP="003F3FD4">
      <w:pPr>
        <w:spacing w:line="360" w:lineRule="auto"/>
        <w:jc w:val="center"/>
        <w:rPr>
          <w:b/>
          <w:bCs/>
          <w:color w:val="000000" w:themeColor="text1"/>
        </w:rPr>
      </w:pPr>
    </w:p>
    <w:p w14:paraId="55F52E0D" w14:textId="2601D09E" w:rsidR="006F3077" w:rsidRDefault="00F369F8" w:rsidP="003F3FD4">
      <w:pPr>
        <w:spacing w:line="360" w:lineRule="auto"/>
        <w:jc w:val="center"/>
        <w:rPr>
          <w:b/>
          <w:bCs/>
          <w:color w:val="000000" w:themeColor="text1"/>
        </w:rPr>
      </w:pPr>
      <w:r>
        <w:rPr>
          <w:b/>
          <w:bCs/>
          <w:color w:val="000000" w:themeColor="text1"/>
        </w:rPr>
        <w:t xml:space="preserve">Preliminary </w:t>
      </w:r>
      <w:r w:rsidR="00A47154">
        <w:rPr>
          <w:b/>
          <w:bCs/>
          <w:color w:val="000000" w:themeColor="text1"/>
        </w:rPr>
        <w:t>Findings</w:t>
      </w:r>
    </w:p>
    <w:p w14:paraId="3BDB1076" w14:textId="77777777" w:rsidR="00A47154" w:rsidRDefault="00A47154" w:rsidP="00A47154">
      <w:pPr>
        <w:rPr>
          <w:b/>
          <w:bCs/>
        </w:rPr>
      </w:pPr>
      <w:r w:rsidRPr="00327B8D">
        <w:rPr>
          <w:b/>
          <w:bCs/>
        </w:rPr>
        <w:t>Outcome 1: Gross Foreign Expenditures by Anti-LGBTQ+ Organizations Following the Legalization of Marriage Equality</w:t>
      </w:r>
    </w:p>
    <w:p w14:paraId="5E135290" w14:textId="77777777" w:rsidR="00A47154" w:rsidRPr="00BE0441" w:rsidRDefault="00A47154" w:rsidP="00A47154">
      <w:pPr>
        <w:rPr>
          <w:i/>
          <w:iCs/>
        </w:rPr>
      </w:pPr>
      <w:r>
        <w:rPr>
          <w:i/>
          <w:iCs/>
        </w:rPr>
        <w:t xml:space="preserve">Anti-LBTQ+ organizations spend substantially more money abroad than non-anti-LGBQT+ organizations. Once marriage equality becomes legalized at the state level, their gross foreign spending increases, on average, by 6%. </w:t>
      </w:r>
    </w:p>
    <w:p w14:paraId="26533408" w14:textId="77777777" w:rsidR="00A47154" w:rsidRPr="00327B8D" w:rsidRDefault="00A47154" w:rsidP="00A47154">
      <w:pPr>
        <w:pStyle w:val="ListParagraph"/>
        <w:numPr>
          <w:ilvl w:val="0"/>
          <w:numId w:val="12"/>
        </w:numPr>
      </w:pPr>
      <w:r w:rsidRPr="00327B8D">
        <w:t>Anti-LGBTQ+ organizations’ gross foreign expenditures are, on average, 18% (17.82) larger than non-anti-LGBTQ+ organizations.</w:t>
      </w:r>
    </w:p>
    <w:p w14:paraId="60FFE8F3" w14:textId="77777777" w:rsidR="00A47154" w:rsidRPr="00327B8D" w:rsidRDefault="00A47154" w:rsidP="00A47154">
      <w:pPr>
        <w:pStyle w:val="ListParagraph"/>
        <w:numPr>
          <w:ilvl w:val="1"/>
          <w:numId w:val="12"/>
        </w:numPr>
      </w:pPr>
      <w:r w:rsidRPr="00327B8D">
        <w:t xml:space="preserve">The mean non-anti-LGBTQ+ nonprofit spends $5,576.86 abroad. If that organization did anti-LGBTQ+ work we would expect it to spend, on average, $6,580.71. </w:t>
      </w:r>
    </w:p>
    <w:p w14:paraId="5498AE82" w14:textId="77777777" w:rsidR="00A47154" w:rsidRPr="00327B8D" w:rsidRDefault="00A47154" w:rsidP="00A47154">
      <w:pPr>
        <w:pStyle w:val="ListParagraph"/>
        <w:numPr>
          <w:ilvl w:val="2"/>
          <w:numId w:val="12"/>
        </w:numPr>
      </w:pPr>
      <w:r w:rsidRPr="00327B8D">
        <w:t>Anti-LGBTQ+ organizations spend, on average, $58,357.23 abroad.</w:t>
      </w:r>
    </w:p>
    <w:p w14:paraId="006B9137" w14:textId="77777777" w:rsidR="00A47154" w:rsidRPr="00327B8D" w:rsidRDefault="00A47154" w:rsidP="00A47154">
      <w:pPr>
        <w:pStyle w:val="ListParagraph"/>
        <w:numPr>
          <w:ilvl w:val="0"/>
          <w:numId w:val="12"/>
        </w:numPr>
      </w:pPr>
      <w:r w:rsidRPr="00327B8D">
        <w:t>Once marriage equality was legalized in their state of registry, anti-LGBTQ+ organizations spent, on average, 6.29% more money abroad than they did before.</w:t>
      </w:r>
    </w:p>
    <w:p w14:paraId="39AE923E" w14:textId="77777777" w:rsidR="00A47154" w:rsidRPr="00327B8D" w:rsidRDefault="00A47154" w:rsidP="00A47154">
      <w:pPr>
        <w:pStyle w:val="ListParagraph"/>
        <w:numPr>
          <w:ilvl w:val="1"/>
          <w:numId w:val="12"/>
        </w:numPr>
      </w:pPr>
      <w:r w:rsidRPr="00327B8D">
        <w:t>The mean ant-LGBTQ+ organization spends $58,357.23 abroad. We would expect that, on average, they start spending $61,858.66 abroad each year once marriage equality becomes legalized in their state.</w:t>
      </w:r>
    </w:p>
    <w:p w14:paraId="792D3541" w14:textId="77777777" w:rsidR="00A47154" w:rsidRPr="00327B8D" w:rsidRDefault="00A47154" w:rsidP="00A47154">
      <w:pPr>
        <w:rPr>
          <w:b/>
          <w:bCs/>
        </w:rPr>
      </w:pPr>
    </w:p>
    <w:p w14:paraId="5660F706" w14:textId="77777777" w:rsidR="00A47154" w:rsidRDefault="00A47154" w:rsidP="00A47154">
      <w:pPr>
        <w:rPr>
          <w:b/>
          <w:bCs/>
        </w:rPr>
      </w:pPr>
      <w:r w:rsidRPr="00327B8D">
        <w:rPr>
          <w:b/>
          <w:bCs/>
        </w:rPr>
        <w:t>Outcome 2: Foreign Expenses as a Proportion of Total Expenses</w:t>
      </w:r>
    </w:p>
    <w:p w14:paraId="60F1771F" w14:textId="77777777" w:rsidR="00A47154" w:rsidRPr="00EE3DD2" w:rsidRDefault="00A47154" w:rsidP="00A47154">
      <w:pPr>
        <w:rPr>
          <w:i/>
          <w:iCs/>
        </w:rPr>
      </w:pPr>
      <w:r>
        <w:rPr>
          <w:i/>
          <w:iCs/>
        </w:rPr>
        <w:t>Following the legalization of same-sex marriage in the states where they are based in, anti-LGBTQ+ organizations assign a higher priority to foreign spending. This line-item approaches 10% of their total expenses after marriage equality becomes legal at the state level.</w:t>
      </w:r>
    </w:p>
    <w:p w14:paraId="2A73C737" w14:textId="77777777" w:rsidR="00A47154" w:rsidRPr="00327B8D" w:rsidRDefault="00A47154" w:rsidP="00A47154">
      <w:pPr>
        <w:pStyle w:val="ListParagraph"/>
        <w:numPr>
          <w:ilvl w:val="0"/>
          <w:numId w:val="12"/>
        </w:numPr>
      </w:pPr>
      <w:r w:rsidRPr="00327B8D">
        <w:t>Anti-LGBTQ+ organizations allocate, on average, 3.5% more of their total budget to foreign spending compared to non-anti-LGBTQ+ organizations.</w:t>
      </w:r>
    </w:p>
    <w:p w14:paraId="36AE527C" w14:textId="77777777" w:rsidR="00A47154" w:rsidRPr="00327B8D" w:rsidRDefault="00A47154" w:rsidP="00A47154">
      <w:pPr>
        <w:pStyle w:val="ListParagraph"/>
        <w:numPr>
          <w:ilvl w:val="1"/>
          <w:numId w:val="12"/>
        </w:numPr>
      </w:pPr>
      <w:r w:rsidRPr="00327B8D">
        <w:t>The mean non-anti-LGBTQ+ organization allocates 1.20% of its budget to foreign spending. If it switched to anti-LGBTQ+, it would shift to allocating, on average, 4.7% of its budget to foreign spending.</w:t>
      </w:r>
    </w:p>
    <w:p w14:paraId="589F4027" w14:textId="77777777" w:rsidR="00A47154" w:rsidRPr="00327B8D" w:rsidRDefault="00A47154" w:rsidP="00A47154">
      <w:pPr>
        <w:pStyle w:val="ListParagraph"/>
        <w:numPr>
          <w:ilvl w:val="1"/>
          <w:numId w:val="12"/>
        </w:numPr>
      </w:pPr>
      <w:r w:rsidRPr="00327B8D">
        <w:t>The mean anti-LGBTQ+ organization allocates 7.16% of its total budget to foreign spending.</w:t>
      </w:r>
    </w:p>
    <w:p w14:paraId="706D0197" w14:textId="77777777" w:rsidR="00A47154" w:rsidRPr="00327B8D" w:rsidRDefault="00A47154" w:rsidP="00A47154">
      <w:pPr>
        <w:pStyle w:val="ListParagraph"/>
        <w:numPr>
          <w:ilvl w:val="0"/>
          <w:numId w:val="12"/>
        </w:numPr>
      </w:pPr>
      <w:r w:rsidRPr="00327B8D">
        <w:t>Following the legalization of marriage equality, anti-LGBTQ+ organizations started allocating 2.6% more of their budget to foreign spending.</w:t>
      </w:r>
    </w:p>
    <w:p w14:paraId="20E2ED80" w14:textId="77777777" w:rsidR="00A47154" w:rsidRPr="00327B8D" w:rsidRDefault="00A47154" w:rsidP="00A47154">
      <w:pPr>
        <w:pStyle w:val="ListParagraph"/>
        <w:numPr>
          <w:ilvl w:val="1"/>
          <w:numId w:val="12"/>
        </w:numPr>
      </w:pPr>
      <w:r w:rsidRPr="00327B8D">
        <w:t>Foreign expenditures went from representing 7.16% of their budget to constituting 9.76</w:t>
      </w:r>
      <w:proofErr w:type="gramStart"/>
      <w:r w:rsidRPr="00327B8D">
        <w:t>% .</w:t>
      </w:r>
      <w:proofErr w:type="gramEnd"/>
    </w:p>
    <w:p w14:paraId="3CBE13DA" w14:textId="77777777" w:rsidR="00A47154" w:rsidRPr="00327B8D" w:rsidRDefault="00A47154" w:rsidP="00A47154"/>
    <w:p w14:paraId="630C6F8E" w14:textId="77777777" w:rsidR="00A47154" w:rsidRDefault="00A47154" w:rsidP="00A47154">
      <w:pPr>
        <w:rPr>
          <w:b/>
          <w:bCs/>
        </w:rPr>
      </w:pPr>
      <w:r w:rsidRPr="00327B8D">
        <w:rPr>
          <w:b/>
          <w:bCs/>
        </w:rPr>
        <w:t>Outcome 3: Likelihood of Foreign Spending</w:t>
      </w:r>
    </w:p>
    <w:p w14:paraId="6F2080DC" w14:textId="77777777" w:rsidR="00A47154" w:rsidRPr="00BE0441" w:rsidRDefault="00A47154" w:rsidP="00A47154">
      <w:pPr>
        <w:rPr>
          <w:i/>
          <w:iCs/>
        </w:rPr>
      </w:pPr>
      <w:r>
        <w:rPr>
          <w:i/>
          <w:iCs/>
        </w:rPr>
        <w:t>Virtually all anti-LGBTQ+ organizations spend money abroad.</w:t>
      </w:r>
    </w:p>
    <w:p w14:paraId="4CFC75CD" w14:textId="77777777" w:rsidR="00A47154" w:rsidRPr="001C3DCD" w:rsidRDefault="00A47154" w:rsidP="00A47154">
      <w:pPr>
        <w:pStyle w:val="ListParagraph"/>
        <w:numPr>
          <w:ilvl w:val="0"/>
          <w:numId w:val="13"/>
        </w:numPr>
        <w:rPr>
          <w:b/>
          <w:bCs/>
        </w:rPr>
      </w:pPr>
      <w:r>
        <w:t xml:space="preserve">Anti-LGBTQ+ organizations are </w:t>
      </w:r>
      <w:r w:rsidRPr="001C3DCD">
        <w:t>189.2</w:t>
      </w:r>
      <w:r>
        <w:t>% more likely to spend some of their money abroad.</w:t>
      </w:r>
    </w:p>
    <w:p w14:paraId="0C40194F" w14:textId="77777777" w:rsidR="00A47154" w:rsidRPr="00B2376F" w:rsidRDefault="00A47154" w:rsidP="00A47154">
      <w:pPr>
        <w:pStyle w:val="ListParagraph"/>
        <w:numPr>
          <w:ilvl w:val="0"/>
          <w:numId w:val="13"/>
        </w:numPr>
        <w:rPr>
          <w:b/>
          <w:bCs/>
        </w:rPr>
      </w:pPr>
      <w:r>
        <w:rPr>
          <w:b/>
          <w:bCs/>
        </w:rPr>
        <w:t>Non-significant:</w:t>
      </w:r>
      <w:r>
        <w:t xml:space="preserve"> Following the legalization of same-sex marriage in their state, anti-LGBTQ+ are </w:t>
      </w:r>
      <w:r w:rsidRPr="00EE3DD2">
        <w:t>291.6</w:t>
      </w:r>
      <w:r>
        <w:t>3% more likely to spend money abroad.</w:t>
      </w:r>
    </w:p>
    <w:p w14:paraId="2EACF260" w14:textId="77777777" w:rsidR="00A47154" w:rsidRDefault="00A47154" w:rsidP="003F3FD4">
      <w:pPr>
        <w:spacing w:line="360" w:lineRule="auto"/>
        <w:jc w:val="center"/>
        <w:rPr>
          <w:b/>
          <w:bCs/>
          <w:color w:val="000000" w:themeColor="text1"/>
        </w:rPr>
      </w:pPr>
    </w:p>
    <w:p w14:paraId="43DB9466" w14:textId="4EE05C72" w:rsidR="00A62032" w:rsidRDefault="00A62032">
      <w:pPr>
        <w:rPr>
          <w:b/>
          <w:bCs/>
          <w:color w:val="000000" w:themeColor="text1"/>
        </w:rPr>
      </w:pPr>
      <w:r>
        <w:rPr>
          <w:b/>
          <w:bCs/>
          <w:color w:val="000000" w:themeColor="text1"/>
        </w:rPr>
        <w:br w:type="page"/>
      </w:r>
    </w:p>
    <w:p w14:paraId="368BE1F5" w14:textId="77777777" w:rsidR="00A62032" w:rsidRDefault="00A62032" w:rsidP="003F3FD4">
      <w:pPr>
        <w:spacing w:line="360" w:lineRule="auto"/>
        <w:jc w:val="center"/>
        <w:rPr>
          <w:b/>
          <w:bCs/>
          <w:color w:val="000000" w:themeColor="text1"/>
        </w:rPr>
        <w:sectPr w:rsidR="00A62032" w:rsidSect="001460EA">
          <w:headerReference w:type="default" r:id="rId13"/>
          <w:footerReference w:type="even" r:id="rId14"/>
          <w:footerReference w:type="default" r:id="rId15"/>
          <w:pgSz w:w="12240" w:h="15840"/>
          <w:pgMar w:top="1440" w:right="1440" w:bottom="1440" w:left="1440" w:header="720" w:footer="720" w:gutter="0"/>
          <w:pgNumType w:start="1"/>
          <w:cols w:space="720"/>
          <w:docGrid w:linePitch="360"/>
        </w:sectPr>
      </w:pPr>
    </w:p>
    <w:p w14:paraId="7CB2C4BE" w14:textId="4B83B91C" w:rsidR="00A62032" w:rsidRPr="00A62032" w:rsidRDefault="00A62032" w:rsidP="00A62032">
      <w:pPr>
        <w:rPr>
          <w:b/>
          <w:bCs/>
        </w:rPr>
      </w:pPr>
      <w:r w:rsidRPr="00477B37">
        <w:rPr>
          <w:b/>
          <w:bCs/>
        </w:rPr>
        <w:lastRenderedPageBreak/>
        <w:t>Table 1.</w:t>
      </w:r>
      <w:r w:rsidRPr="00477B37">
        <w:rPr>
          <w:b/>
          <w:bCs/>
        </w:rPr>
        <w:tab/>
        <w:t>Foreign Expenses by Anti-LGBTQ+ Organizations Following the Legalization of Marriage Equality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9"/>
        <w:gridCol w:w="2663"/>
        <w:gridCol w:w="3799"/>
        <w:gridCol w:w="2559"/>
      </w:tblGrid>
      <w:tr w:rsidR="00A62032" w:rsidRPr="00FA475E" w14:paraId="3FBF20BB" w14:textId="77777777" w:rsidTr="00673E8E">
        <w:trPr>
          <w:tblCellSpacing w:w="15" w:type="dxa"/>
        </w:trPr>
        <w:tc>
          <w:tcPr>
            <w:tcW w:w="0" w:type="auto"/>
            <w:gridSpan w:val="4"/>
            <w:tcBorders>
              <w:bottom w:val="single" w:sz="6" w:space="0" w:color="000000"/>
            </w:tcBorders>
            <w:vAlign w:val="center"/>
            <w:hideMark/>
          </w:tcPr>
          <w:p w14:paraId="7132AA60" w14:textId="77777777" w:rsidR="00A62032" w:rsidRPr="00FA475E" w:rsidRDefault="00A62032" w:rsidP="00673E8E">
            <w:pPr>
              <w:rPr>
                <w:rFonts w:eastAsia="Times New Roman" w:cs="Times New Roman"/>
                <w:sz w:val="22"/>
                <w:szCs w:val="22"/>
              </w:rPr>
            </w:pPr>
          </w:p>
        </w:tc>
      </w:tr>
      <w:tr w:rsidR="00A62032" w:rsidRPr="00FA475E" w14:paraId="1858D320" w14:textId="77777777" w:rsidTr="00673E8E">
        <w:trPr>
          <w:tblCellSpacing w:w="15" w:type="dxa"/>
        </w:trPr>
        <w:tc>
          <w:tcPr>
            <w:tcW w:w="0" w:type="auto"/>
            <w:vAlign w:val="center"/>
            <w:hideMark/>
          </w:tcPr>
          <w:p w14:paraId="22578984" w14:textId="77777777" w:rsidR="00A62032" w:rsidRPr="00FA475E" w:rsidRDefault="00A62032" w:rsidP="00673E8E">
            <w:pPr>
              <w:jc w:val="center"/>
              <w:rPr>
                <w:rFonts w:eastAsia="Times New Roman" w:cs="Times New Roman"/>
                <w:sz w:val="22"/>
                <w:szCs w:val="22"/>
              </w:rPr>
            </w:pPr>
          </w:p>
        </w:tc>
        <w:tc>
          <w:tcPr>
            <w:tcW w:w="0" w:type="auto"/>
            <w:gridSpan w:val="3"/>
            <w:vAlign w:val="center"/>
            <w:hideMark/>
          </w:tcPr>
          <w:p w14:paraId="13434FCB" w14:textId="77777777" w:rsidR="00A62032" w:rsidRPr="00FA475E" w:rsidRDefault="00A62032" w:rsidP="00673E8E">
            <w:pPr>
              <w:jc w:val="center"/>
              <w:rPr>
                <w:rFonts w:eastAsia="Times New Roman" w:cs="Times New Roman"/>
                <w:sz w:val="22"/>
                <w:szCs w:val="22"/>
              </w:rPr>
            </w:pPr>
            <w:r w:rsidRPr="00FA475E">
              <w:rPr>
                <w:rFonts w:eastAsia="Times New Roman" w:cs="Times New Roman"/>
                <w:i/>
                <w:iCs/>
                <w:sz w:val="22"/>
                <w:szCs w:val="22"/>
              </w:rPr>
              <w:t xml:space="preserve">Dependent </w:t>
            </w:r>
            <w:r w:rsidRPr="0043061C">
              <w:rPr>
                <w:rFonts w:eastAsia="Times New Roman" w:cs="Times New Roman"/>
                <w:i/>
                <w:iCs/>
                <w:sz w:val="22"/>
                <w:szCs w:val="22"/>
              </w:rPr>
              <w:t>V</w:t>
            </w:r>
            <w:r w:rsidRPr="00FA475E">
              <w:rPr>
                <w:rFonts w:eastAsia="Times New Roman" w:cs="Times New Roman"/>
                <w:i/>
                <w:iCs/>
                <w:sz w:val="22"/>
                <w:szCs w:val="22"/>
              </w:rPr>
              <w:t>ariable:</w:t>
            </w:r>
          </w:p>
        </w:tc>
      </w:tr>
      <w:tr w:rsidR="00A62032" w:rsidRPr="00FA475E" w14:paraId="4CB4A125" w14:textId="77777777" w:rsidTr="00673E8E">
        <w:trPr>
          <w:tblCellSpacing w:w="15" w:type="dxa"/>
        </w:trPr>
        <w:tc>
          <w:tcPr>
            <w:tcW w:w="0" w:type="auto"/>
            <w:vAlign w:val="center"/>
            <w:hideMark/>
          </w:tcPr>
          <w:p w14:paraId="22A824D4" w14:textId="77777777" w:rsidR="00A62032" w:rsidRPr="00FA475E" w:rsidRDefault="00A62032" w:rsidP="00673E8E">
            <w:pPr>
              <w:jc w:val="center"/>
              <w:rPr>
                <w:rFonts w:eastAsia="Times New Roman" w:cs="Times New Roman"/>
                <w:sz w:val="22"/>
                <w:szCs w:val="22"/>
              </w:rPr>
            </w:pPr>
          </w:p>
        </w:tc>
        <w:tc>
          <w:tcPr>
            <w:tcW w:w="0" w:type="auto"/>
            <w:gridSpan w:val="3"/>
            <w:tcBorders>
              <w:bottom w:val="single" w:sz="6" w:space="0" w:color="000000"/>
            </w:tcBorders>
            <w:vAlign w:val="center"/>
            <w:hideMark/>
          </w:tcPr>
          <w:p w14:paraId="2799A751" w14:textId="77777777" w:rsidR="00A62032" w:rsidRPr="00FA475E" w:rsidRDefault="00A62032" w:rsidP="00673E8E">
            <w:pPr>
              <w:jc w:val="center"/>
              <w:rPr>
                <w:rFonts w:eastAsia="Times New Roman" w:cs="Times New Roman"/>
                <w:sz w:val="22"/>
                <w:szCs w:val="22"/>
              </w:rPr>
            </w:pPr>
          </w:p>
        </w:tc>
      </w:tr>
      <w:tr w:rsidR="00A62032" w:rsidRPr="00FA475E" w14:paraId="60CF6836" w14:textId="77777777" w:rsidTr="00673E8E">
        <w:trPr>
          <w:tblCellSpacing w:w="15" w:type="dxa"/>
        </w:trPr>
        <w:tc>
          <w:tcPr>
            <w:tcW w:w="0" w:type="auto"/>
            <w:vAlign w:val="center"/>
            <w:hideMark/>
          </w:tcPr>
          <w:p w14:paraId="4896F6A9"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628192A6" w14:textId="77777777" w:rsidR="00A62032" w:rsidRPr="00FA475E" w:rsidRDefault="00A62032" w:rsidP="00673E8E">
            <w:pPr>
              <w:jc w:val="center"/>
              <w:rPr>
                <w:rFonts w:eastAsia="Times New Roman" w:cs="Times New Roman"/>
                <w:sz w:val="22"/>
                <w:szCs w:val="22"/>
              </w:rPr>
            </w:pPr>
            <w:r w:rsidRPr="0043061C">
              <w:rPr>
                <w:rFonts w:eastAsia="Times New Roman" w:cs="Times New Roman"/>
                <w:b/>
                <w:bCs/>
                <w:sz w:val="22"/>
                <w:szCs w:val="22"/>
              </w:rPr>
              <w:t>Gross Foreign Expenses (Logged)</w:t>
            </w:r>
          </w:p>
        </w:tc>
        <w:tc>
          <w:tcPr>
            <w:tcW w:w="0" w:type="auto"/>
            <w:vAlign w:val="center"/>
            <w:hideMark/>
          </w:tcPr>
          <w:p w14:paraId="1FE3E1AB" w14:textId="77777777" w:rsidR="00A62032" w:rsidRPr="00FA475E" w:rsidRDefault="00A62032" w:rsidP="00673E8E">
            <w:pPr>
              <w:jc w:val="center"/>
              <w:rPr>
                <w:rFonts w:eastAsia="Times New Roman" w:cs="Times New Roman"/>
                <w:sz w:val="22"/>
                <w:szCs w:val="22"/>
              </w:rPr>
            </w:pPr>
            <w:r w:rsidRPr="0043061C">
              <w:rPr>
                <w:b/>
                <w:bCs/>
                <w:sz w:val="22"/>
                <w:szCs w:val="22"/>
              </w:rPr>
              <w:t>Foreign Expenses as a Proportion of Total Expenses</w:t>
            </w:r>
          </w:p>
        </w:tc>
        <w:tc>
          <w:tcPr>
            <w:tcW w:w="0" w:type="auto"/>
            <w:vAlign w:val="center"/>
            <w:hideMark/>
          </w:tcPr>
          <w:p w14:paraId="04551E2A" w14:textId="77777777" w:rsidR="00A62032" w:rsidRPr="0043061C" w:rsidRDefault="00A62032" w:rsidP="00673E8E">
            <w:pPr>
              <w:jc w:val="center"/>
              <w:rPr>
                <w:b/>
                <w:bCs/>
                <w:sz w:val="22"/>
                <w:szCs w:val="22"/>
              </w:rPr>
            </w:pPr>
            <w:r w:rsidRPr="0043061C">
              <w:rPr>
                <w:b/>
                <w:bCs/>
                <w:sz w:val="22"/>
                <w:szCs w:val="22"/>
              </w:rPr>
              <w:t>Likelihood of Foreign Spending</w:t>
            </w:r>
          </w:p>
          <w:p w14:paraId="5072D7D8" w14:textId="77777777" w:rsidR="00A62032" w:rsidRPr="00FA475E" w:rsidRDefault="00A62032" w:rsidP="00673E8E">
            <w:pPr>
              <w:jc w:val="center"/>
              <w:rPr>
                <w:rFonts w:eastAsia="Times New Roman" w:cs="Times New Roman"/>
                <w:sz w:val="22"/>
                <w:szCs w:val="22"/>
              </w:rPr>
            </w:pPr>
            <w:r w:rsidRPr="0043061C">
              <w:rPr>
                <w:b/>
                <w:bCs/>
                <w:sz w:val="22"/>
                <w:szCs w:val="22"/>
              </w:rPr>
              <w:t>(Log-Odds Ratio)</w:t>
            </w:r>
          </w:p>
        </w:tc>
      </w:tr>
      <w:tr w:rsidR="00A62032" w:rsidRPr="00FA475E" w14:paraId="549F040A" w14:textId="77777777" w:rsidTr="00673E8E">
        <w:trPr>
          <w:tblCellSpacing w:w="15" w:type="dxa"/>
        </w:trPr>
        <w:tc>
          <w:tcPr>
            <w:tcW w:w="0" w:type="auto"/>
            <w:vAlign w:val="center"/>
            <w:hideMark/>
          </w:tcPr>
          <w:p w14:paraId="0FDDCB4B"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4ACCB065" w14:textId="77777777" w:rsidR="00A62032" w:rsidRPr="00FA475E" w:rsidRDefault="00A62032" w:rsidP="00673E8E">
            <w:pPr>
              <w:jc w:val="center"/>
              <w:rPr>
                <w:rFonts w:eastAsia="Times New Roman" w:cs="Times New Roman"/>
                <w:sz w:val="22"/>
                <w:szCs w:val="22"/>
              </w:rPr>
            </w:pPr>
            <w:r w:rsidRPr="00FA475E">
              <w:rPr>
                <w:rFonts w:eastAsia="Times New Roman" w:cs="Times New Roman"/>
                <w:i/>
                <w:iCs/>
                <w:sz w:val="22"/>
                <w:szCs w:val="22"/>
              </w:rPr>
              <w:t>OLS</w:t>
            </w:r>
          </w:p>
        </w:tc>
        <w:tc>
          <w:tcPr>
            <w:tcW w:w="0" w:type="auto"/>
            <w:vAlign w:val="center"/>
            <w:hideMark/>
          </w:tcPr>
          <w:p w14:paraId="2997FCB7" w14:textId="77777777" w:rsidR="00A62032" w:rsidRPr="00FA475E" w:rsidRDefault="00A62032" w:rsidP="00673E8E">
            <w:pPr>
              <w:jc w:val="center"/>
              <w:rPr>
                <w:rFonts w:eastAsia="Times New Roman" w:cs="Times New Roman"/>
                <w:sz w:val="22"/>
                <w:szCs w:val="22"/>
              </w:rPr>
            </w:pPr>
            <w:r w:rsidRPr="00FA475E">
              <w:rPr>
                <w:rFonts w:eastAsia="Times New Roman" w:cs="Times New Roman"/>
                <w:i/>
                <w:iCs/>
                <w:sz w:val="22"/>
                <w:szCs w:val="22"/>
              </w:rPr>
              <w:t>OLS</w:t>
            </w:r>
          </w:p>
        </w:tc>
        <w:tc>
          <w:tcPr>
            <w:tcW w:w="0" w:type="auto"/>
            <w:vAlign w:val="center"/>
            <w:hideMark/>
          </w:tcPr>
          <w:p w14:paraId="46C6D325" w14:textId="77777777" w:rsidR="00A62032" w:rsidRPr="00FA475E" w:rsidRDefault="00A62032" w:rsidP="00673E8E">
            <w:pPr>
              <w:jc w:val="center"/>
              <w:rPr>
                <w:rFonts w:eastAsia="Times New Roman" w:cs="Times New Roman"/>
                <w:sz w:val="22"/>
                <w:szCs w:val="22"/>
              </w:rPr>
            </w:pPr>
            <w:r w:rsidRPr="0043061C">
              <w:rPr>
                <w:rFonts w:eastAsia="Times New Roman" w:cs="Times New Roman"/>
                <w:i/>
                <w:iCs/>
                <w:sz w:val="22"/>
                <w:szCs w:val="22"/>
              </w:rPr>
              <w:t>L</w:t>
            </w:r>
            <w:r w:rsidRPr="00FA475E">
              <w:rPr>
                <w:rFonts w:eastAsia="Times New Roman" w:cs="Times New Roman"/>
                <w:i/>
                <w:iCs/>
                <w:sz w:val="22"/>
                <w:szCs w:val="22"/>
              </w:rPr>
              <w:t>ogistic</w:t>
            </w:r>
          </w:p>
        </w:tc>
      </w:tr>
      <w:tr w:rsidR="00A62032" w:rsidRPr="00FA475E" w14:paraId="623CD96E" w14:textId="77777777" w:rsidTr="00673E8E">
        <w:trPr>
          <w:tblCellSpacing w:w="15" w:type="dxa"/>
        </w:trPr>
        <w:tc>
          <w:tcPr>
            <w:tcW w:w="0" w:type="auto"/>
            <w:gridSpan w:val="4"/>
            <w:tcBorders>
              <w:bottom w:val="single" w:sz="6" w:space="0" w:color="000000"/>
            </w:tcBorders>
            <w:vAlign w:val="center"/>
            <w:hideMark/>
          </w:tcPr>
          <w:p w14:paraId="736AC60D" w14:textId="77777777" w:rsidR="00A62032" w:rsidRPr="00FA475E" w:rsidRDefault="00A62032" w:rsidP="00673E8E">
            <w:pPr>
              <w:jc w:val="center"/>
              <w:rPr>
                <w:rFonts w:eastAsia="Times New Roman" w:cs="Times New Roman"/>
                <w:sz w:val="22"/>
                <w:szCs w:val="22"/>
              </w:rPr>
            </w:pPr>
          </w:p>
        </w:tc>
      </w:tr>
      <w:tr w:rsidR="00A62032" w:rsidRPr="00FA475E" w14:paraId="51AAF124" w14:textId="77777777" w:rsidTr="00673E8E">
        <w:trPr>
          <w:tblCellSpacing w:w="15" w:type="dxa"/>
        </w:trPr>
        <w:tc>
          <w:tcPr>
            <w:tcW w:w="0" w:type="auto"/>
            <w:vAlign w:val="center"/>
            <w:hideMark/>
          </w:tcPr>
          <w:p w14:paraId="536E42C7" w14:textId="77777777" w:rsidR="00A62032" w:rsidRPr="00A62032" w:rsidRDefault="00A62032" w:rsidP="00673E8E">
            <w:pPr>
              <w:rPr>
                <w:rFonts w:eastAsia="Times New Roman" w:cs="Times New Roman"/>
                <w:sz w:val="22"/>
                <w:szCs w:val="22"/>
              </w:rPr>
            </w:pPr>
            <w:r w:rsidRPr="00A62032">
              <w:rPr>
                <w:sz w:val="22"/>
                <w:szCs w:val="22"/>
              </w:rPr>
              <w:t>Anti-LGBTQ+ Organizations</w:t>
            </w:r>
          </w:p>
        </w:tc>
        <w:tc>
          <w:tcPr>
            <w:tcW w:w="0" w:type="auto"/>
            <w:vAlign w:val="center"/>
            <w:hideMark/>
          </w:tcPr>
          <w:p w14:paraId="4804A2C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0.164</w:t>
            </w:r>
            <w:r w:rsidRPr="00FA475E">
              <w:rPr>
                <w:rFonts w:eastAsia="Times New Roman" w:cs="Times New Roman"/>
                <w:sz w:val="22"/>
                <w:szCs w:val="22"/>
                <w:vertAlign w:val="superscript"/>
              </w:rPr>
              <w:t>***</w:t>
            </w:r>
            <w:r w:rsidRPr="00FA475E">
              <w:rPr>
                <w:rFonts w:eastAsia="Times New Roman" w:cs="Times New Roman"/>
                <w:sz w:val="22"/>
                <w:szCs w:val="22"/>
              </w:rPr>
              <w:t> (0.024)</w:t>
            </w:r>
          </w:p>
        </w:tc>
        <w:tc>
          <w:tcPr>
            <w:tcW w:w="0" w:type="auto"/>
            <w:vAlign w:val="center"/>
            <w:hideMark/>
          </w:tcPr>
          <w:p w14:paraId="74E4DDD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0.035</w:t>
            </w:r>
            <w:r w:rsidRPr="00FA475E">
              <w:rPr>
                <w:rFonts w:eastAsia="Times New Roman" w:cs="Times New Roman"/>
                <w:sz w:val="22"/>
                <w:szCs w:val="22"/>
                <w:vertAlign w:val="superscript"/>
              </w:rPr>
              <w:t>***</w:t>
            </w:r>
            <w:r w:rsidRPr="00FA475E">
              <w:rPr>
                <w:rFonts w:eastAsia="Times New Roman" w:cs="Times New Roman"/>
                <w:sz w:val="22"/>
                <w:szCs w:val="22"/>
              </w:rPr>
              <w:t> (0.008)</w:t>
            </w:r>
          </w:p>
        </w:tc>
        <w:tc>
          <w:tcPr>
            <w:tcW w:w="0" w:type="auto"/>
            <w:vAlign w:val="center"/>
            <w:hideMark/>
          </w:tcPr>
          <w:p w14:paraId="0B1F7A7E"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1.892</w:t>
            </w:r>
            <w:r w:rsidRPr="00FA475E">
              <w:rPr>
                <w:rFonts w:eastAsia="Times New Roman" w:cs="Times New Roman"/>
                <w:sz w:val="22"/>
                <w:szCs w:val="22"/>
                <w:vertAlign w:val="superscript"/>
              </w:rPr>
              <w:t>***</w:t>
            </w:r>
            <w:r w:rsidRPr="00FA475E">
              <w:rPr>
                <w:rFonts w:eastAsia="Times New Roman" w:cs="Times New Roman"/>
                <w:sz w:val="22"/>
                <w:szCs w:val="22"/>
              </w:rPr>
              <w:t> (0.133)</w:t>
            </w:r>
          </w:p>
        </w:tc>
      </w:tr>
      <w:tr w:rsidR="00A62032" w:rsidRPr="00FA475E" w14:paraId="3CA18AE8" w14:textId="77777777" w:rsidTr="00673E8E">
        <w:trPr>
          <w:tblCellSpacing w:w="15" w:type="dxa"/>
        </w:trPr>
        <w:tc>
          <w:tcPr>
            <w:tcW w:w="0" w:type="auto"/>
            <w:vAlign w:val="center"/>
            <w:hideMark/>
          </w:tcPr>
          <w:p w14:paraId="25F1C2DA" w14:textId="77777777" w:rsidR="00A62032" w:rsidRPr="00FA475E" w:rsidRDefault="00A62032" w:rsidP="00673E8E">
            <w:pPr>
              <w:rPr>
                <w:rFonts w:eastAsia="Times New Roman" w:cs="Times New Roman"/>
                <w:sz w:val="22"/>
                <w:szCs w:val="22"/>
              </w:rPr>
            </w:pPr>
            <w:r w:rsidRPr="0043061C">
              <w:rPr>
                <w:sz w:val="22"/>
                <w:szCs w:val="22"/>
              </w:rPr>
              <w:t>Marriage Equality Legalized</w:t>
            </w:r>
          </w:p>
        </w:tc>
        <w:tc>
          <w:tcPr>
            <w:tcW w:w="0" w:type="auto"/>
            <w:vAlign w:val="center"/>
            <w:hideMark/>
          </w:tcPr>
          <w:p w14:paraId="46CCF7B1"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-0.003</w:t>
            </w:r>
            <w:r w:rsidRPr="00FA475E">
              <w:rPr>
                <w:rFonts w:eastAsia="Times New Roman" w:cs="Times New Roman"/>
                <w:sz w:val="22"/>
                <w:szCs w:val="22"/>
                <w:vertAlign w:val="superscript"/>
              </w:rPr>
              <w:t>***</w:t>
            </w:r>
            <w:r w:rsidRPr="00FA475E">
              <w:rPr>
                <w:rFonts w:eastAsia="Times New Roman" w:cs="Times New Roman"/>
                <w:sz w:val="22"/>
                <w:szCs w:val="22"/>
              </w:rPr>
              <w:t> (0.001)</w:t>
            </w:r>
          </w:p>
        </w:tc>
        <w:tc>
          <w:tcPr>
            <w:tcW w:w="0" w:type="auto"/>
            <w:vAlign w:val="center"/>
            <w:hideMark/>
          </w:tcPr>
          <w:p w14:paraId="40471A9E"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-0.001</w:t>
            </w:r>
            <w:r w:rsidRPr="00FA475E">
              <w:rPr>
                <w:rFonts w:eastAsia="Times New Roman" w:cs="Times New Roman"/>
                <w:sz w:val="22"/>
                <w:szCs w:val="22"/>
                <w:vertAlign w:val="superscript"/>
              </w:rPr>
              <w:t>***</w:t>
            </w:r>
            <w:r w:rsidRPr="00FA475E">
              <w:rPr>
                <w:rFonts w:eastAsia="Times New Roman" w:cs="Times New Roman"/>
                <w:sz w:val="22"/>
                <w:szCs w:val="22"/>
              </w:rPr>
              <w:t> (0.0003)</w:t>
            </w:r>
          </w:p>
        </w:tc>
        <w:tc>
          <w:tcPr>
            <w:tcW w:w="0" w:type="auto"/>
            <w:vAlign w:val="center"/>
            <w:hideMark/>
          </w:tcPr>
          <w:p w14:paraId="02D4E6A9"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-0.102</w:t>
            </w:r>
            <w:r w:rsidRPr="00FA475E">
              <w:rPr>
                <w:rFonts w:eastAsia="Times New Roman" w:cs="Times New Roman"/>
                <w:sz w:val="22"/>
                <w:szCs w:val="22"/>
                <w:vertAlign w:val="superscript"/>
              </w:rPr>
              <w:t>***</w:t>
            </w:r>
            <w:r w:rsidRPr="00FA475E">
              <w:rPr>
                <w:rFonts w:eastAsia="Times New Roman" w:cs="Times New Roman"/>
                <w:sz w:val="22"/>
                <w:szCs w:val="22"/>
              </w:rPr>
              <w:t> (0.021)</w:t>
            </w:r>
          </w:p>
        </w:tc>
      </w:tr>
      <w:tr w:rsidR="00A62032" w:rsidRPr="0043061C" w14:paraId="4E3BF725" w14:textId="77777777" w:rsidTr="00673E8E">
        <w:trPr>
          <w:tblCellSpacing w:w="15" w:type="dxa"/>
        </w:trPr>
        <w:tc>
          <w:tcPr>
            <w:tcW w:w="0" w:type="auto"/>
            <w:vAlign w:val="center"/>
          </w:tcPr>
          <w:p w14:paraId="1C5AB1E4" w14:textId="77777777" w:rsidR="00A62032" w:rsidRPr="0043061C" w:rsidRDefault="00A62032" w:rsidP="00673E8E">
            <w:pPr>
              <w:rPr>
                <w:rFonts w:eastAsia="Times New Roman" w:cs="Times New Roman"/>
                <w:sz w:val="22"/>
                <w:szCs w:val="22"/>
              </w:rPr>
            </w:pPr>
            <w:r w:rsidRPr="0043061C">
              <w:rPr>
                <w:sz w:val="22"/>
                <w:szCs w:val="22"/>
              </w:rPr>
              <w:t>Interaction: Anti-LGBTQ+ Org./Marriage Equality in State</w:t>
            </w:r>
          </w:p>
        </w:tc>
        <w:tc>
          <w:tcPr>
            <w:tcW w:w="0" w:type="auto"/>
            <w:vAlign w:val="center"/>
          </w:tcPr>
          <w:p w14:paraId="5E672682"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0.061</w:t>
            </w:r>
            <w:r w:rsidRPr="00FA475E">
              <w:rPr>
                <w:rFonts w:eastAsia="Times New Roman" w:cs="Times New Roman"/>
                <w:sz w:val="22"/>
                <w:szCs w:val="22"/>
                <w:vertAlign w:val="superscript"/>
              </w:rPr>
              <w:t>**</w:t>
            </w:r>
            <w:r w:rsidRPr="00FA475E">
              <w:rPr>
                <w:rFonts w:eastAsia="Times New Roman" w:cs="Times New Roman"/>
                <w:sz w:val="22"/>
                <w:szCs w:val="22"/>
              </w:rPr>
              <w:t> (0.025)</w:t>
            </w:r>
          </w:p>
        </w:tc>
        <w:tc>
          <w:tcPr>
            <w:tcW w:w="0" w:type="auto"/>
            <w:vAlign w:val="center"/>
          </w:tcPr>
          <w:p w14:paraId="363D2949"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0.026</w:t>
            </w:r>
            <w:r w:rsidRPr="00FA475E">
              <w:rPr>
                <w:rFonts w:eastAsia="Times New Roman" w:cs="Times New Roman"/>
                <w:sz w:val="22"/>
                <w:szCs w:val="22"/>
                <w:vertAlign w:val="superscript"/>
              </w:rPr>
              <w:t>***</w:t>
            </w:r>
            <w:r w:rsidRPr="00FA475E">
              <w:rPr>
                <w:rFonts w:eastAsia="Times New Roman" w:cs="Times New Roman"/>
                <w:sz w:val="22"/>
                <w:szCs w:val="22"/>
              </w:rPr>
              <w:t> (0.009)</w:t>
            </w:r>
          </w:p>
        </w:tc>
        <w:tc>
          <w:tcPr>
            <w:tcW w:w="0" w:type="auto"/>
            <w:vAlign w:val="center"/>
          </w:tcPr>
          <w:p w14:paraId="6365AA1D"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0.024 (0.138)</w:t>
            </w:r>
          </w:p>
        </w:tc>
      </w:tr>
      <w:tr w:rsidR="00A62032" w:rsidRPr="0043061C" w14:paraId="1EE83134" w14:textId="77777777" w:rsidTr="00673E8E">
        <w:trPr>
          <w:tblCellSpacing w:w="15" w:type="dxa"/>
        </w:trPr>
        <w:tc>
          <w:tcPr>
            <w:tcW w:w="0" w:type="auto"/>
            <w:vAlign w:val="center"/>
          </w:tcPr>
          <w:p w14:paraId="0BA5A3A2" w14:textId="77777777" w:rsidR="00A62032" w:rsidRDefault="00A62032" w:rsidP="00673E8E">
            <w:pPr>
              <w:rPr>
                <w:rFonts w:eastAsia="Times New Roman" w:cs="Times New Roman"/>
                <w:b/>
                <w:bCs/>
                <w:sz w:val="22"/>
                <w:szCs w:val="22"/>
              </w:rPr>
            </w:pPr>
          </w:p>
          <w:p w14:paraId="6D8533C2" w14:textId="17615279" w:rsidR="00A62032" w:rsidRPr="0043061C" w:rsidRDefault="00A62032" w:rsidP="00673E8E">
            <w:pPr>
              <w:rPr>
                <w:rFonts w:eastAsia="Times New Roman" w:cs="Times New Roman"/>
                <w:b/>
                <w:bCs/>
                <w:sz w:val="22"/>
                <w:szCs w:val="22"/>
              </w:rPr>
            </w:pPr>
            <w:r w:rsidRPr="0043061C">
              <w:rPr>
                <w:rFonts w:eastAsia="Times New Roman" w:cs="Times New Roman"/>
                <w:b/>
                <w:bCs/>
                <w:sz w:val="22"/>
                <w:szCs w:val="22"/>
              </w:rPr>
              <w:t>State- and Organization-Level Controls</w:t>
            </w:r>
          </w:p>
        </w:tc>
        <w:tc>
          <w:tcPr>
            <w:tcW w:w="0" w:type="auto"/>
            <w:vAlign w:val="center"/>
          </w:tcPr>
          <w:p w14:paraId="2A1F9A34" w14:textId="77777777" w:rsidR="00A62032" w:rsidRPr="0043061C" w:rsidRDefault="00A62032" w:rsidP="00673E8E">
            <w:pPr>
              <w:jc w:val="center"/>
              <w:rPr>
                <w:rFonts w:eastAsia="Times New Roman" w:cs="Times New Roman"/>
                <w:sz w:val="22"/>
                <w:szCs w:val="22"/>
              </w:rPr>
            </w:pPr>
          </w:p>
        </w:tc>
        <w:tc>
          <w:tcPr>
            <w:tcW w:w="0" w:type="auto"/>
            <w:vAlign w:val="center"/>
          </w:tcPr>
          <w:p w14:paraId="196B9921" w14:textId="77777777" w:rsidR="00A62032" w:rsidRPr="0043061C" w:rsidRDefault="00A62032" w:rsidP="00673E8E">
            <w:pPr>
              <w:jc w:val="center"/>
              <w:rPr>
                <w:rFonts w:eastAsia="Times New Roman" w:cs="Times New Roman"/>
                <w:sz w:val="22"/>
                <w:szCs w:val="22"/>
              </w:rPr>
            </w:pPr>
          </w:p>
        </w:tc>
        <w:tc>
          <w:tcPr>
            <w:tcW w:w="0" w:type="auto"/>
            <w:vAlign w:val="center"/>
          </w:tcPr>
          <w:p w14:paraId="4FDE5177" w14:textId="77777777" w:rsidR="00A62032" w:rsidRPr="0043061C" w:rsidRDefault="00A62032" w:rsidP="00673E8E">
            <w:pPr>
              <w:jc w:val="center"/>
              <w:rPr>
                <w:rFonts w:eastAsia="Times New Roman" w:cs="Times New Roman"/>
                <w:sz w:val="22"/>
                <w:szCs w:val="22"/>
              </w:rPr>
            </w:pPr>
          </w:p>
        </w:tc>
      </w:tr>
      <w:tr w:rsidR="00A62032" w:rsidRPr="0043061C" w14:paraId="55BCDD49" w14:textId="77777777" w:rsidTr="00673E8E">
        <w:trPr>
          <w:tblCellSpacing w:w="15" w:type="dxa"/>
        </w:trPr>
        <w:tc>
          <w:tcPr>
            <w:tcW w:w="0" w:type="auto"/>
            <w:vAlign w:val="center"/>
          </w:tcPr>
          <w:p w14:paraId="4CB44BBE" w14:textId="77777777" w:rsidR="00A62032" w:rsidRPr="0043061C" w:rsidRDefault="00A62032" w:rsidP="00673E8E">
            <w:pPr>
              <w:rPr>
                <w:rFonts w:eastAsia="Times New Roman" w:cs="Times New Roman"/>
                <w:sz w:val="22"/>
                <w:szCs w:val="22"/>
              </w:rPr>
            </w:pPr>
            <w:r w:rsidRPr="0043061C">
              <w:rPr>
                <w:sz w:val="22"/>
                <w:szCs w:val="22"/>
              </w:rPr>
              <w:t>Total Expenses for the Organization (Logged)</w:t>
            </w:r>
          </w:p>
        </w:tc>
        <w:tc>
          <w:tcPr>
            <w:tcW w:w="0" w:type="auto"/>
            <w:vAlign w:val="center"/>
          </w:tcPr>
          <w:p w14:paraId="3BCA862D"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0.011</w:t>
            </w:r>
            <w:r w:rsidRPr="00FA475E">
              <w:rPr>
                <w:rFonts w:eastAsia="Times New Roman" w:cs="Times New Roman"/>
                <w:sz w:val="22"/>
                <w:szCs w:val="22"/>
                <w:vertAlign w:val="superscript"/>
              </w:rPr>
              <w:t>***</w:t>
            </w:r>
            <w:r w:rsidRPr="00FA475E">
              <w:rPr>
                <w:rFonts w:eastAsia="Times New Roman" w:cs="Times New Roman"/>
                <w:sz w:val="22"/>
                <w:szCs w:val="22"/>
              </w:rPr>
              <w:t> (0.0001)</w:t>
            </w:r>
          </w:p>
        </w:tc>
        <w:tc>
          <w:tcPr>
            <w:tcW w:w="0" w:type="auto"/>
            <w:vAlign w:val="center"/>
          </w:tcPr>
          <w:p w14:paraId="638A3121" w14:textId="77777777" w:rsidR="00A62032" w:rsidRPr="0043061C" w:rsidRDefault="00A62032" w:rsidP="00673E8E">
            <w:pPr>
              <w:jc w:val="center"/>
              <w:rPr>
                <w:rFonts w:eastAsia="Times New Roman" w:cs="Times New Roman"/>
                <w:sz w:val="22"/>
                <w:szCs w:val="22"/>
              </w:rPr>
            </w:pPr>
          </w:p>
        </w:tc>
        <w:tc>
          <w:tcPr>
            <w:tcW w:w="0" w:type="auto"/>
            <w:vAlign w:val="center"/>
          </w:tcPr>
          <w:p w14:paraId="478BB573"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0.200</w:t>
            </w:r>
            <w:r w:rsidRPr="00FA475E">
              <w:rPr>
                <w:rFonts w:eastAsia="Times New Roman" w:cs="Times New Roman"/>
                <w:sz w:val="22"/>
                <w:szCs w:val="22"/>
                <w:vertAlign w:val="superscript"/>
              </w:rPr>
              <w:t>***</w:t>
            </w:r>
            <w:r w:rsidRPr="00FA475E">
              <w:rPr>
                <w:rFonts w:eastAsia="Times New Roman" w:cs="Times New Roman"/>
                <w:sz w:val="22"/>
                <w:szCs w:val="22"/>
              </w:rPr>
              <w:t> (0.003)</w:t>
            </w:r>
          </w:p>
        </w:tc>
      </w:tr>
      <w:tr w:rsidR="00A62032" w:rsidRPr="00FA475E" w14:paraId="13BBEFF4" w14:textId="77777777" w:rsidTr="00673E8E">
        <w:trPr>
          <w:tblCellSpacing w:w="15" w:type="dxa"/>
        </w:trPr>
        <w:tc>
          <w:tcPr>
            <w:tcW w:w="0" w:type="auto"/>
            <w:vAlign w:val="center"/>
            <w:hideMark/>
          </w:tcPr>
          <w:p w14:paraId="4982118F"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Republican Governor</w:t>
            </w:r>
          </w:p>
        </w:tc>
        <w:tc>
          <w:tcPr>
            <w:tcW w:w="0" w:type="auto"/>
            <w:vAlign w:val="center"/>
            <w:hideMark/>
          </w:tcPr>
          <w:p w14:paraId="1DE8853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-0.004</w:t>
            </w:r>
            <w:r w:rsidRPr="00FA475E">
              <w:rPr>
                <w:rFonts w:eastAsia="Times New Roman" w:cs="Times New Roman"/>
                <w:sz w:val="22"/>
                <w:szCs w:val="22"/>
                <w:vertAlign w:val="superscript"/>
              </w:rPr>
              <w:t>***</w:t>
            </w:r>
            <w:r w:rsidRPr="00FA475E">
              <w:rPr>
                <w:rFonts w:eastAsia="Times New Roman" w:cs="Times New Roman"/>
                <w:sz w:val="22"/>
                <w:szCs w:val="22"/>
              </w:rPr>
              <w:t> (0.0003)</w:t>
            </w:r>
          </w:p>
        </w:tc>
        <w:tc>
          <w:tcPr>
            <w:tcW w:w="0" w:type="auto"/>
            <w:vAlign w:val="center"/>
            <w:hideMark/>
          </w:tcPr>
          <w:p w14:paraId="7C4ABEBB"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5A83F788"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-0.084</w:t>
            </w:r>
            <w:r w:rsidRPr="00FA475E">
              <w:rPr>
                <w:rFonts w:eastAsia="Times New Roman" w:cs="Times New Roman"/>
                <w:sz w:val="22"/>
                <w:szCs w:val="22"/>
                <w:vertAlign w:val="superscript"/>
              </w:rPr>
              <w:t>***</w:t>
            </w:r>
            <w:r w:rsidRPr="00FA475E">
              <w:rPr>
                <w:rFonts w:eastAsia="Times New Roman" w:cs="Times New Roman"/>
                <w:sz w:val="22"/>
                <w:szCs w:val="22"/>
              </w:rPr>
              <w:t> (0.011)</w:t>
            </w:r>
          </w:p>
        </w:tc>
      </w:tr>
      <w:tr w:rsidR="00A62032" w:rsidRPr="00FA475E" w14:paraId="47793D30" w14:textId="77777777" w:rsidTr="00673E8E">
        <w:trPr>
          <w:tblCellSpacing w:w="15" w:type="dxa"/>
        </w:trPr>
        <w:tc>
          <w:tcPr>
            <w:tcW w:w="0" w:type="auto"/>
            <w:vAlign w:val="center"/>
            <w:hideMark/>
          </w:tcPr>
          <w:p w14:paraId="2BF12B6C"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Population</w:t>
            </w:r>
          </w:p>
        </w:tc>
        <w:tc>
          <w:tcPr>
            <w:tcW w:w="0" w:type="auto"/>
            <w:vAlign w:val="center"/>
            <w:hideMark/>
          </w:tcPr>
          <w:p w14:paraId="5E1BA885"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-0.000</w:t>
            </w:r>
            <w:r w:rsidRPr="00FA475E">
              <w:rPr>
                <w:rFonts w:eastAsia="Times New Roman" w:cs="Times New Roman"/>
                <w:sz w:val="22"/>
                <w:szCs w:val="22"/>
                <w:vertAlign w:val="superscript"/>
              </w:rPr>
              <w:t>***</w:t>
            </w:r>
            <w:r w:rsidRPr="00FA475E">
              <w:rPr>
                <w:rFonts w:eastAsia="Times New Roman" w:cs="Times New Roman"/>
                <w:sz w:val="22"/>
                <w:szCs w:val="22"/>
              </w:rPr>
              <w:t> (0.000)</w:t>
            </w:r>
          </w:p>
        </w:tc>
        <w:tc>
          <w:tcPr>
            <w:tcW w:w="0" w:type="auto"/>
            <w:vAlign w:val="center"/>
            <w:hideMark/>
          </w:tcPr>
          <w:p w14:paraId="661CF1CC"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-0.000</w:t>
            </w:r>
            <w:r w:rsidRPr="00FA475E">
              <w:rPr>
                <w:rFonts w:eastAsia="Times New Roman" w:cs="Times New Roman"/>
                <w:sz w:val="22"/>
                <w:szCs w:val="22"/>
                <w:vertAlign w:val="superscript"/>
              </w:rPr>
              <w:t>***</w:t>
            </w:r>
            <w:r w:rsidRPr="00FA475E">
              <w:rPr>
                <w:rFonts w:eastAsia="Times New Roman" w:cs="Times New Roman"/>
                <w:sz w:val="22"/>
                <w:szCs w:val="22"/>
              </w:rPr>
              <w:t> (0.000)</w:t>
            </w:r>
          </w:p>
        </w:tc>
        <w:tc>
          <w:tcPr>
            <w:tcW w:w="0" w:type="auto"/>
            <w:vAlign w:val="center"/>
            <w:hideMark/>
          </w:tcPr>
          <w:p w14:paraId="7F750622"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-0.00000</w:t>
            </w:r>
            <w:r w:rsidRPr="00FA475E">
              <w:rPr>
                <w:rFonts w:eastAsia="Times New Roman" w:cs="Times New Roman"/>
                <w:sz w:val="22"/>
                <w:szCs w:val="22"/>
                <w:vertAlign w:val="superscript"/>
              </w:rPr>
              <w:t>***</w:t>
            </w:r>
            <w:r w:rsidRPr="00FA475E">
              <w:rPr>
                <w:rFonts w:eastAsia="Times New Roman" w:cs="Times New Roman"/>
                <w:sz w:val="22"/>
                <w:szCs w:val="22"/>
              </w:rPr>
              <w:t> (0.000)</w:t>
            </w:r>
          </w:p>
        </w:tc>
      </w:tr>
      <w:tr w:rsidR="00A62032" w:rsidRPr="00FA475E" w14:paraId="4E4991E6" w14:textId="77777777" w:rsidTr="00673E8E">
        <w:trPr>
          <w:tblCellSpacing w:w="15" w:type="dxa"/>
        </w:trPr>
        <w:tc>
          <w:tcPr>
            <w:tcW w:w="0" w:type="auto"/>
            <w:vAlign w:val="center"/>
            <w:hideMark/>
          </w:tcPr>
          <w:p w14:paraId="112D3794" w14:textId="77777777" w:rsidR="00A62032" w:rsidRPr="00FA475E" w:rsidRDefault="00A62032" w:rsidP="00673E8E">
            <w:pPr>
              <w:rPr>
                <w:rFonts w:eastAsia="Times New Roman" w:cs="Times New Roman"/>
                <w:sz w:val="22"/>
                <w:szCs w:val="22"/>
              </w:rPr>
            </w:pPr>
            <w:r>
              <w:rPr>
                <w:rFonts w:eastAsia="Times New Roman" w:cs="Times New Roman"/>
                <w:sz w:val="22"/>
                <w:szCs w:val="22"/>
              </w:rPr>
              <w:t xml:space="preserve">Proportion of </w:t>
            </w:r>
            <w:r w:rsidRPr="0043061C">
              <w:rPr>
                <w:rFonts w:eastAsia="Times New Roman" w:cs="Times New Roman"/>
                <w:sz w:val="22"/>
                <w:szCs w:val="22"/>
              </w:rPr>
              <w:t>Foreign-Born Population</w:t>
            </w:r>
          </w:p>
        </w:tc>
        <w:tc>
          <w:tcPr>
            <w:tcW w:w="0" w:type="auto"/>
            <w:vAlign w:val="center"/>
            <w:hideMark/>
          </w:tcPr>
          <w:p w14:paraId="0EB9D3C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0.141</w:t>
            </w:r>
            <w:r w:rsidRPr="00FA475E">
              <w:rPr>
                <w:rFonts w:eastAsia="Times New Roman" w:cs="Times New Roman"/>
                <w:sz w:val="22"/>
                <w:szCs w:val="22"/>
                <w:vertAlign w:val="superscript"/>
              </w:rPr>
              <w:t>***</w:t>
            </w:r>
            <w:r w:rsidRPr="00FA475E">
              <w:rPr>
                <w:rFonts w:eastAsia="Times New Roman" w:cs="Times New Roman"/>
                <w:sz w:val="22"/>
                <w:szCs w:val="22"/>
              </w:rPr>
              <w:t> (0.004)</w:t>
            </w:r>
          </w:p>
        </w:tc>
        <w:tc>
          <w:tcPr>
            <w:tcW w:w="0" w:type="auto"/>
            <w:vAlign w:val="center"/>
            <w:hideMark/>
          </w:tcPr>
          <w:p w14:paraId="09FE36D0"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0.084</w:t>
            </w:r>
            <w:r w:rsidRPr="00FA475E">
              <w:rPr>
                <w:rFonts w:eastAsia="Times New Roman" w:cs="Times New Roman"/>
                <w:sz w:val="22"/>
                <w:szCs w:val="22"/>
                <w:vertAlign w:val="superscript"/>
              </w:rPr>
              <w:t>***</w:t>
            </w:r>
            <w:r w:rsidRPr="00FA475E">
              <w:rPr>
                <w:rFonts w:eastAsia="Times New Roman" w:cs="Times New Roman"/>
                <w:sz w:val="22"/>
                <w:szCs w:val="22"/>
              </w:rPr>
              <w:t> (0.002)</w:t>
            </w:r>
          </w:p>
        </w:tc>
        <w:tc>
          <w:tcPr>
            <w:tcW w:w="0" w:type="auto"/>
            <w:vAlign w:val="center"/>
            <w:hideMark/>
          </w:tcPr>
          <w:p w14:paraId="788981E8"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3.701</w:t>
            </w:r>
            <w:r w:rsidRPr="00FA475E">
              <w:rPr>
                <w:rFonts w:eastAsia="Times New Roman" w:cs="Times New Roman"/>
                <w:sz w:val="22"/>
                <w:szCs w:val="22"/>
                <w:vertAlign w:val="superscript"/>
              </w:rPr>
              <w:t>***</w:t>
            </w:r>
            <w:r w:rsidRPr="00FA475E">
              <w:rPr>
                <w:rFonts w:eastAsia="Times New Roman" w:cs="Times New Roman"/>
                <w:sz w:val="22"/>
                <w:szCs w:val="22"/>
              </w:rPr>
              <w:t> (0.122)</w:t>
            </w:r>
          </w:p>
        </w:tc>
      </w:tr>
      <w:tr w:rsidR="00A62032" w:rsidRPr="00FA475E" w14:paraId="387FB349" w14:textId="77777777" w:rsidTr="00673E8E">
        <w:trPr>
          <w:tblCellSpacing w:w="15" w:type="dxa"/>
        </w:trPr>
        <w:tc>
          <w:tcPr>
            <w:tcW w:w="0" w:type="auto"/>
            <w:vAlign w:val="center"/>
            <w:hideMark/>
          </w:tcPr>
          <w:p w14:paraId="776EFEB1" w14:textId="77777777" w:rsidR="00A62032" w:rsidRPr="00FA475E" w:rsidRDefault="00A62032" w:rsidP="00673E8E">
            <w:pPr>
              <w:rPr>
                <w:rFonts w:eastAsia="Times New Roman" w:cs="Times New Roman"/>
                <w:sz w:val="22"/>
                <w:szCs w:val="22"/>
              </w:rPr>
            </w:pPr>
            <w:r>
              <w:rPr>
                <w:rFonts w:eastAsia="Times New Roman" w:cs="Times New Roman"/>
                <w:sz w:val="22"/>
                <w:szCs w:val="22"/>
              </w:rPr>
              <w:t xml:space="preserve">Proportion of </w:t>
            </w:r>
            <w:r w:rsidRPr="0043061C">
              <w:rPr>
                <w:rFonts w:eastAsia="Times New Roman" w:cs="Times New Roman"/>
                <w:sz w:val="22"/>
                <w:szCs w:val="22"/>
              </w:rPr>
              <w:t>College-Educated Population</w:t>
            </w:r>
          </w:p>
        </w:tc>
        <w:tc>
          <w:tcPr>
            <w:tcW w:w="0" w:type="auto"/>
            <w:vAlign w:val="center"/>
            <w:hideMark/>
          </w:tcPr>
          <w:p w14:paraId="782DB9D8"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 (0.004)</w:t>
            </w:r>
          </w:p>
        </w:tc>
        <w:tc>
          <w:tcPr>
            <w:tcW w:w="0" w:type="auto"/>
            <w:vAlign w:val="center"/>
            <w:hideMark/>
          </w:tcPr>
          <w:p w14:paraId="0D3F82E4"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-0.020</w:t>
            </w:r>
            <w:r w:rsidRPr="00FA475E">
              <w:rPr>
                <w:rFonts w:eastAsia="Times New Roman" w:cs="Times New Roman"/>
                <w:sz w:val="22"/>
                <w:szCs w:val="22"/>
                <w:vertAlign w:val="superscript"/>
              </w:rPr>
              <w:t>***</w:t>
            </w:r>
            <w:r w:rsidRPr="00FA475E">
              <w:rPr>
                <w:rFonts w:eastAsia="Times New Roman" w:cs="Times New Roman"/>
                <w:sz w:val="22"/>
                <w:szCs w:val="22"/>
              </w:rPr>
              <w:t> (0.002)</w:t>
            </w:r>
          </w:p>
        </w:tc>
        <w:tc>
          <w:tcPr>
            <w:tcW w:w="0" w:type="auto"/>
            <w:vAlign w:val="center"/>
            <w:hideMark/>
          </w:tcPr>
          <w:p w14:paraId="588D1C3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0.902</w:t>
            </w:r>
            <w:r w:rsidRPr="00FA475E">
              <w:rPr>
                <w:rFonts w:eastAsia="Times New Roman" w:cs="Times New Roman"/>
                <w:sz w:val="22"/>
                <w:szCs w:val="22"/>
                <w:vertAlign w:val="superscript"/>
              </w:rPr>
              <w:t>***</w:t>
            </w:r>
            <w:r w:rsidRPr="00FA475E">
              <w:rPr>
                <w:rFonts w:eastAsia="Times New Roman" w:cs="Times New Roman"/>
                <w:sz w:val="22"/>
                <w:szCs w:val="22"/>
              </w:rPr>
              <w:t> (0.159)</w:t>
            </w:r>
          </w:p>
        </w:tc>
      </w:tr>
      <w:tr w:rsidR="00A62032" w:rsidRPr="00FA475E" w14:paraId="3E16CFE5" w14:textId="77777777" w:rsidTr="00673E8E">
        <w:trPr>
          <w:tblCellSpacing w:w="15" w:type="dxa"/>
        </w:trPr>
        <w:tc>
          <w:tcPr>
            <w:tcW w:w="0" w:type="auto"/>
            <w:vAlign w:val="center"/>
            <w:hideMark/>
          </w:tcPr>
          <w:p w14:paraId="160DBA6F"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GDP (Logged)</w:t>
            </w:r>
          </w:p>
        </w:tc>
        <w:tc>
          <w:tcPr>
            <w:tcW w:w="0" w:type="auto"/>
            <w:vAlign w:val="center"/>
            <w:hideMark/>
          </w:tcPr>
          <w:p w14:paraId="27B5EFAB"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0.011</w:t>
            </w:r>
            <w:r w:rsidRPr="00FA475E">
              <w:rPr>
                <w:rFonts w:eastAsia="Times New Roman" w:cs="Times New Roman"/>
                <w:sz w:val="22"/>
                <w:szCs w:val="22"/>
                <w:vertAlign w:val="superscript"/>
              </w:rPr>
              <w:t>***</w:t>
            </w:r>
            <w:r w:rsidRPr="00FA475E">
              <w:rPr>
                <w:rFonts w:eastAsia="Times New Roman" w:cs="Times New Roman"/>
                <w:sz w:val="22"/>
                <w:szCs w:val="22"/>
              </w:rPr>
              <w:t> (0.0003)</w:t>
            </w:r>
          </w:p>
        </w:tc>
        <w:tc>
          <w:tcPr>
            <w:tcW w:w="0" w:type="auto"/>
            <w:vAlign w:val="center"/>
            <w:hideMark/>
          </w:tcPr>
          <w:p w14:paraId="09B84792"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0.005</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7D9E5459"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0.414</w:t>
            </w:r>
            <w:r w:rsidRPr="00FA475E">
              <w:rPr>
                <w:rFonts w:eastAsia="Times New Roman" w:cs="Times New Roman"/>
                <w:sz w:val="22"/>
                <w:szCs w:val="22"/>
                <w:vertAlign w:val="superscript"/>
              </w:rPr>
              <w:t>***</w:t>
            </w:r>
            <w:r w:rsidRPr="00FA475E">
              <w:rPr>
                <w:rFonts w:eastAsia="Times New Roman" w:cs="Times New Roman"/>
                <w:sz w:val="22"/>
                <w:szCs w:val="22"/>
              </w:rPr>
              <w:t> (0.014)</w:t>
            </w:r>
          </w:p>
        </w:tc>
      </w:tr>
      <w:tr w:rsidR="00A62032" w:rsidRPr="00FA475E" w14:paraId="5106B37C" w14:textId="77777777" w:rsidTr="00673E8E">
        <w:trPr>
          <w:tblCellSpacing w:w="15" w:type="dxa"/>
        </w:trPr>
        <w:tc>
          <w:tcPr>
            <w:tcW w:w="0" w:type="auto"/>
            <w:vAlign w:val="center"/>
            <w:hideMark/>
          </w:tcPr>
          <w:p w14:paraId="0C325DE2"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Tax-Exempt Orgs. (Logged)</w:t>
            </w:r>
          </w:p>
        </w:tc>
        <w:tc>
          <w:tcPr>
            <w:tcW w:w="0" w:type="auto"/>
            <w:vAlign w:val="center"/>
            <w:hideMark/>
          </w:tcPr>
          <w:p w14:paraId="03486AD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0.003</w:t>
            </w:r>
            <w:r w:rsidRPr="00FA475E">
              <w:rPr>
                <w:rFonts w:eastAsia="Times New Roman" w:cs="Times New Roman"/>
                <w:sz w:val="22"/>
                <w:szCs w:val="22"/>
                <w:vertAlign w:val="superscript"/>
              </w:rPr>
              <w:t>***</w:t>
            </w:r>
            <w:r w:rsidRPr="00FA475E">
              <w:rPr>
                <w:rFonts w:eastAsia="Times New Roman" w:cs="Times New Roman"/>
                <w:sz w:val="22"/>
                <w:szCs w:val="22"/>
              </w:rPr>
              <w:t> (0.0004)</w:t>
            </w:r>
          </w:p>
        </w:tc>
        <w:tc>
          <w:tcPr>
            <w:tcW w:w="0" w:type="auto"/>
            <w:vAlign w:val="center"/>
            <w:hideMark/>
          </w:tcPr>
          <w:p w14:paraId="0C377561"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469EB15A"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-0.013 (0.013)</w:t>
            </w:r>
          </w:p>
        </w:tc>
      </w:tr>
      <w:tr w:rsidR="00A62032" w:rsidRPr="00FA475E" w14:paraId="224488C9" w14:textId="77777777" w:rsidTr="00673E8E">
        <w:trPr>
          <w:tblCellSpacing w:w="15" w:type="dxa"/>
        </w:trPr>
        <w:tc>
          <w:tcPr>
            <w:tcW w:w="0" w:type="auto"/>
            <w:vAlign w:val="center"/>
            <w:hideMark/>
          </w:tcPr>
          <w:p w14:paraId="092078E3"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Churches (Logged)</w:t>
            </w:r>
          </w:p>
        </w:tc>
        <w:tc>
          <w:tcPr>
            <w:tcW w:w="0" w:type="auto"/>
            <w:vAlign w:val="center"/>
            <w:hideMark/>
          </w:tcPr>
          <w:p w14:paraId="3DCA51F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-0.003</w:t>
            </w:r>
            <w:r w:rsidRPr="00FA475E">
              <w:rPr>
                <w:rFonts w:eastAsia="Times New Roman" w:cs="Times New Roman"/>
                <w:sz w:val="22"/>
                <w:szCs w:val="22"/>
                <w:vertAlign w:val="superscript"/>
              </w:rPr>
              <w:t>***</w:t>
            </w:r>
            <w:r w:rsidRPr="00FA475E">
              <w:rPr>
                <w:rFonts w:eastAsia="Times New Roman" w:cs="Times New Roman"/>
                <w:sz w:val="22"/>
                <w:szCs w:val="22"/>
              </w:rPr>
              <w:t> (0.0004)</w:t>
            </w:r>
          </w:p>
        </w:tc>
        <w:tc>
          <w:tcPr>
            <w:tcW w:w="0" w:type="auto"/>
            <w:vAlign w:val="center"/>
            <w:hideMark/>
          </w:tcPr>
          <w:p w14:paraId="15B73EBC"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31EE6925"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0.014 (0.012)</w:t>
            </w:r>
          </w:p>
        </w:tc>
      </w:tr>
      <w:tr w:rsidR="00A62032" w:rsidRPr="00FA475E" w14:paraId="094F9F89" w14:textId="77777777" w:rsidTr="00673E8E">
        <w:trPr>
          <w:tblCellSpacing w:w="15" w:type="dxa"/>
        </w:trPr>
        <w:tc>
          <w:tcPr>
            <w:tcW w:w="0" w:type="auto"/>
            <w:vAlign w:val="center"/>
            <w:hideMark/>
          </w:tcPr>
          <w:p w14:paraId="3A40406A"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Constant</w:t>
            </w:r>
          </w:p>
        </w:tc>
        <w:tc>
          <w:tcPr>
            <w:tcW w:w="0" w:type="auto"/>
            <w:vAlign w:val="center"/>
            <w:hideMark/>
          </w:tcPr>
          <w:p w14:paraId="4DF4019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-0.153</w:t>
            </w:r>
            <w:r w:rsidRPr="00FA475E">
              <w:rPr>
                <w:rFonts w:eastAsia="Times New Roman" w:cs="Times New Roman"/>
                <w:sz w:val="22"/>
                <w:szCs w:val="22"/>
                <w:vertAlign w:val="superscript"/>
              </w:rPr>
              <w:t>***</w:t>
            </w:r>
            <w:r w:rsidRPr="00FA475E">
              <w:rPr>
                <w:rFonts w:eastAsia="Times New Roman" w:cs="Times New Roman"/>
                <w:sz w:val="22"/>
                <w:szCs w:val="22"/>
              </w:rPr>
              <w:t> (0.004)</w:t>
            </w:r>
          </w:p>
        </w:tc>
        <w:tc>
          <w:tcPr>
            <w:tcW w:w="0" w:type="auto"/>
            <w:vAlign w:val="center"/>
            <w:hideMark/>
          </w:tcPr>
          <w:p w14:paraId="24EDEAF4"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-0.058</w:t>
            </w:r>
            <w:r w:rsidRPr="00FA475E">
              <w:rPr>
                <w:rFonts w:eastAsia="Times New Roman" w:cs="Times New Roman"/>
                <w:sz w:val="22"/>
                <w:szCs w:val="22"/>
                <w:vertAlign w:val="superscript"/>
              </w:rPr>
              <w:t>***</w:t>
            </w:r>
            <w:r w:rsidRPr="00FA475E">
              <w:rPr>
                <w:rFonts w:eastAsia="Times New Roman" w:cs="Times New Roman"/>
                <w:sz w:val="22"/>
                <w:szCs w:val="22"/>
              </w:rPr>
              <w:t> (0.002)</w:t>
            </w:r>
          </w:p>
        </w:tc>
        <w:tc>
          <w:tcPr>
            <w:tcW w:w="0" w:type="auto"/>
            <w:vAlign w:val="center"/>
            <w:hideMark/>
          </w:tcPr>
          <w:p w14:paraId="565B5819"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-9.661</w:t>
            </w:r>
            <w:r w:rsidRPr="00FA475E">
              <w:rPr>
                <w:rFonts w:eastAsia="Times New Roman" w:cs="Times New Roman"/>
                <w:sz w:val="22"/>
                <w:szCs w:val="22"/>
                <w:vertAlign w:val="superscript"/>
              </w:rPr>
              <w:t>***</w:t>
            </w:r>
            <w:r w:rsidRPr="00FA475E">
              <w:rPr>
                <w:rFonts w:eastAsia="Times New Roman" w:cs="Times New Roman"/>
                <w:sz w:val="22"/>
                <w:szCs w:val="22"/>
              </w:rPr>
              <w:t> (0.156)</w:t>
            </w:r>
          </w:p>
        </w:tc>
      </w:tr>
      <w:tr w:rsidR="00A62032" w:rsidRPr="00FA475E" w14:paraId="1F023ADA" w14:textId="77777777" w:rsidTr="00673E8E">
        <w:trPr>
          <w:tblCellSpacing w:w="15" w:type="dxa"/>
        </w:trPr>
        <w:tc>
          <w:tcPr>
            <w:tcW w:w="0" w:type="auto"/>
            <w:gridSpan w:val="4"/>
            <w:tcBorders>
              <w:bottom w:val="single" w:sz="6" w:space="0" w:color="000000"/>
            </w:tcBorders>
            <w:vAlign w:val="center"/>
            <w:hideMark/>
          </w:tcPr>
          <w:p w14:paraId="4EA80630" w14:textId="77777777" w:rsidR="00A62032" w:rsidRPr="00FA475E" w:rsidRDefault="00A62032" w:rsidP="00673E8E">
            <w:pPr>
              <w:jc w:val="center"/>
              <w:rPr>
                <w:rFonts w:eastAsia="Times New Roman" w:cs="Times New Roman"/>
                <w:sz w:val="22"/>
                <w:szCs w:val="22"/>
              </w:rPr>
            </w:pPr>
          </w:p>
        </w:tc>
      </w:tr>
      <w:tr w:rsidR="00A62032" w:rsidRPr="00FA475E" w14:paraId="1A237CB8" w14:textId="77777777" w:rsidTr="00673E8E">
        <w:trPr>
          <w:tblCellSpacing w:w="15" w:type="dxa"/>
        </w:trPr>
        <w:tc>
          <w:tcPr>
            <w:tcW w:w="0" w:type="auto"/>
            <w:vAlign w:val="center"/>
            <w:hideMark/>
          </w:tcPr>
          <w:p w14:paraId="339887C0"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Observations</w:t>
            </w:r>
          </w:p>
        </w:tc>
        <w:tc>
          <w:tcPr>
            <w:tcW w:w="0" w:type="auto"/>
            <w:vAlign w:val="center"/>
            <w:hideMark/>
          </w:tcPr>
          <w:p w14:paraId="7D9CA052"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1,521,368</w:t>
            </w:r>
          </w:p>
        </w:tc>
        <w:tc>
          <w:tcPr>
            <w:tcW w:w="0" w:type="auto"/>
            <w:vAlign w:val="center"/>
            <w:hideMark/>
          </w:tcPr>
          <w:p w14:paraId="7CBF663E"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1,521,368</w:t>
            </w:r>
          </w:p>
        </w:tc>
        <w:tc>
          <w:tcPr>
            <w:tcW w:w="0" w:type="auto"/>
            <w:vAlign w:val="center"/>
            <w:hideMark/>
          </w:tcPr>
          <w:p w14:paraId="55C24D7C"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1,521,368</w:t>
            </w:r>
          </w:p>
        </w:tc>
      </w:tr>
      <w:tr w:rsidR="00A62032" w:rsidRPr="00FA475E" w14:paraId="6EC47E25" w14:textId="77777777" w:rsidTr="00673E8E">
        <w:trPr>
          <w:tblCellSpacing w:w="15" w:type="dxa"/>
        </w:trPr>
        <w:tc>
          <w:tcPr>
            <w:tcW w:w="0" w:type="auto"/>
            <w:vAlign w:val="center"/>
            <w:hideMark/>
          </w:tcPr>
          <w:p w14:paraId="5E745D2F"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R</w:t>
            </w:r>
            <w:r w:rsidRPr="00FA475E">
              <w:rPr>
                <w:rFonts w:eastAsia="Times New Roman" w:cs="Times New Roman"/>
                <w:sz w:val="22"/>
                <w:szCs w:val="22"/>
                <w:vertAlign w:val="superscript"/>
              </w:rPr>
              <w:t>2</w:t>
            </w:r>
          </w:p>
        </w:tc>
        <w:tc>
          <w:tcPr>
            <w:tcW w:w="0" w:type="auto"/>
            <w:vAlign w:val="center"/>
            <w:hideMark/>
          </w:tcPr>
          <w:p w14:paraId="3127B2B6"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0.018</w:t>
            </w:r>
          </w:p>
        </w:tc>
        <w:tc>
          <w:tcPr>
            <w:tcW w:w="0" w:type="auto"/>
            <w:vAlign w:val="center"/>
            <w:hideMark/>
          </w:tcPr>
          <w:p w14:paraId="5AFFB36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0.005</w:t>
            </w:r>
          </w:p>
        </w:tc>
        <w:tc>
          <w:tcPr>
            <w:tcW w:w="0" w:type="auto"/>
            <w:vAlign w:val="center"/>
            <w:hideMark/>
          </w:tcPr>
          <w:p w14:paraId="1E92549B" w14:textId="77777777" w:rsidR="00A62032" w:rsidRPr="00FA475E" w:rsidRDefault="00A62032" w:rsidP="00673E8E">
            <w:pPr>
              <w:jc w:val="center"/>
              <w:rPr>
                <w:rFonts w:eastAsia="Times New Roman" w:cs="Times New Roman"/>
                <w:sz w:val="22"/>
                <w:szCs w:val="22"/>
              </w:rPr>
            </w:pPr>
          </w:p>
        </w:tc>
      </w:tr>
      <w:tr w:rsidR="00A62032" w:rsidRPr="00FA475E" w14:paraId="3D0ED026" w14:textId="77777777" w:rsidTr="00673E8E">
        <w:trPr>
          <w:tblCellSpacing w:w="15" w:type="dxa"/>
        </w:trPr>
        <w:tc>
          <w:tcPr>
            <w:tcW w:w="0" w:type="auto"/>
            <w:vAlign w:val="center"/>
            <w:hideMark/>
          </w:tcPr>
          <w:p w14:paraId="0328485B"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Log Likelihood</w:t>
            </w:r>
          </w:p>
        </w:tc>
        <w:tc>
          <w:tcPr>
            <w:tcW w:w="0" w:type="auto"/>
            <w:vAlign w:val="center"/>
            <w:hideMark/>
          </w:tcPr>
          <w:p w14:paraId="3B6C88BA" w14:textId="77777777" w:rsidR="00A62032" w:rsidRPr="00FA475E" w:rsidRDefault="00A62032" w:rsidP="00673E8E">
            <w:pPr>
              <w:rPr>
                <w:rFonts w:eastAsia="Times New Roman" w:cs="Times New Roman"/>
                <w:sz w:val="22"/>
                <w:szCs w:val="22"/>
              </w:rPr>
            </w:pPr>
          </w:p>
        </w:tc>
        <w:tc>
          <w:tcPr>
            <w:tcW w:w="0" w:type="auto"/>
            <w:vAlign w:val="center"/>
            <w:hideMark/>
          </w:tcPr>
          <w:p w14:paraId="4DC60DDB"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420E639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-204,345.300</w:t>
            </w:r>
          </w:p>
        </w:tc>
      </w:tr>
      <w:tr w:rsidR="00A62032" w:rsidRPr="00FA475E" w14:paraId="662DDE65" w14:textId="77777777" w:rsidTr="00673E8E">
        <w:trPr>
          <w:tblCellSpacing w:w="15" w:type="dxa"/>
        </w:trPr>
        <w:tc>
          <w:tcPr>
            <w:tcW w:w="0" w:type="auto"/>
            <w:vAlign w:val="center"/>
            <w:hideMark/>
          </w:tcPr>
          <w:p w14:paraId="7C542229"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Akaike Inf. Crit.</w:t>
            </w:r>
          </w:p>
        </w:tc>
        <w:tc>
          <w:tcPr>
            <w:tcW w:w="0" w:type="auto"/>
            <w:vAlign w:val="center"/>
            <w:hideMark/>
          </w:tcPr>
          <w:p w14:paraId="42AF6F5D" w14:textId="77777777" w:rsidR="00A62032" w:rsidRPr="00FA475E" w:rsidRDefault="00A62032" w:rsidP="00673E8E">
            <w:pPr>
              <w:rPr>
                <w:rFonts w:eastAsia="Times New Roman" w:cs="Times New Roman"/>
                <w:sz w:val="22"/>
                <w:szCs w:val="22"/>
              </w:rPr>
            </w:pPr>
          </w:p>
        </w:tc>
        <w:tc>
          <w:tcPr>
            <w:tcW w:w="0" w:type="auto"/>
            <w:vAlign w:val="center"/>
            <w:hideMark/>
          </w:tcPr>
          <w:p w14:paraId="5F500EFC"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1D5BCF56"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408,714.600</w:t>
            </w:r>
          </w:p>
        </w:tc>
      </w:tr>
      <w:tr w:rsidR="00A62032" w:rsidRPr="00FA475E" w14:paraId="59E6F02A" w14:textId="77777777" w:rsidTr="00673E8E">
        <w:trPr>
          <w:tblCellSpacing w:w="15" w:type="dxa"/>
        </w:trPr>
        <w:tc>
          <w:tcPr>
            <w:tcW w:w="0" w:type="auto"/>
            <w:gridSpan w:val="4"/>
            <w:tcBorders>
              <w:bottom w:val="single" w:sz="6" w:space="0" w:color="000000"/>
            </w:tcBorders>
            <w:vAlign w:val="center"/>
            <w:hideMark/>
          </w:tcPr>
          <w:p w14:paraId="08B9C5D3" w14:textId="77777777" w:rsidR="00A62032" w:rsidRPr="00FA475E" w:rsidRDefault="00A62032" w:rsidP="00673E8E">
            <w:pPr>
              <w:jc w:val="center"/>
              <w:rPr>
                <w:rFonts w:eastAsia="Times New Roman" w:cs="Times New Roman"/>
                <w:sz w:val="22"/>
                <w:szCs w:val="22"/>
              </w:rPr>
            </w:pPr>
          </w:p>
        </w:tc>
      </w:tr>
      <w:tr w:rsidR="00A62032" w:rsidRPr="00FA475E" w14:paraId="7732F686" w14:textId="77777777" w:rsidTr="00673E8E">
        <w:trPr>
          <w:tblCellSpacing w:w="15" w:type="dxa"/>
        </w:trPr>
        <w:tc>
          <w:tcPr>
            <w:tcW w:w="0" w:type="auto"/>
            <w:vAlign w:val="center"/>
            <w:hideMark/>
          </w:tcPr>
          <w:p w14:paraId="0B986429" w14:textId="77777777" w:rsidR="00A62032" w:rsidRPr="00FA475E" w:rsidRDefault="00A62032" w:rsidP="00673E8E">
            <w:pPr>
              <w:rPr>
                <w:rFonts w:eastAsia="Times New Roman" w:cs="Times New Roman"/>
                <w:sz w:val="22"/>
                <w:szCs w:val="22"/>
              </w:rPr>
            </w:pPr>
            <w:r w:rsidRPr="00FA475E">
              <w:rPr>
                <w:rFonts w:eastAsia="Times New Roman" w:cs="Times New Roman"/>
                <w:i/>
                <w:iCs/>
                <w:sz w:val="22"/>
                <w:szCs w:val="22"/>
              </w:rPr>
              <w:t>Note:</w:t>
            </w:r>
          </w:p>
        </w:tc>
        <w:tc>
          <w:tcPr>
            <w:tcW w:w="0" w:type="auto"/>
            <w:gridSpan w:val="3"/>
            <w:vAlign w:val="center"/>
            <w:hideMark/>
          </w:tcPr>
          <w:p w14:paraId="704737C2" w14:textId="77777777" w:rsidR="00A62032" w:rsidRPr="00FA475E" w:rsidRDefault="00A62032" w:rsidP="00673E8E">
            <w:pPr>
              <w:jc w:val="right"/>
              <w:rPr>
                <w:rFonts w:eastAsia="Times New Roman" w:cs="Times New Roman"/>
                <w:sz w:val="22"/>
                <w:szCs w:val="22"/>
              </w:rPr>
            </w:pPr>
            <w:r w:rsidRPr="00FA475E">
              <w:rPr>
                <w:rFonts w:eastAsia="Times New Roman" w:cs="Times New Roman"/>
                <w:sz w:val="22"/>
                <w:szCs w:val="22"/>
                <w:vertAlign w:val="superscript"/>
              </w:rPr>
              <w:t>*</w:t>
            </w:r>
            <w:r w:rsidRPr="00FA475E">
              <w:rPr>
                <w:rFonts w:eastAsia="Times New Roman" w:cs="Times New Roman"/>
                <w:sz w:val="22"/>
                <w:szCs w:val="22"/>
              </w:rPr>
              <w:t>p&lt;0.1; </w:t>
            </w:r>
            <w:r w:rsidRPr="00FA475E">
              <w:rPr>
                <w:rFonts w:eastAsia="Times New Roman" w:cs="Times New Roman"/>
                <w:sz w:val="22"/>
                <w:szCs w:val="22"/>
                <w:vertAlign w:val="superscript"/>
              </w:rPr>
              <w:t>**</w:t>
            </w:r>
            <w:r w:rsidRPr="00FA475E">
              <w:rPr>
                <w:rFonts w:eastAsia="Times New Roman" w:cs="Times New Roman"/>
                <w:sz w:val="22"/>
                <w:szCs w:val="22"/>
              </w:rPr>
              <w:t>p&lt;0.05; </w:t>
            </w:r>
            <w:r w:rsidRPr="00FA475E">
              <w:rPr>
                <w:rFonts w:eastAsia="Times New Roman" w:cs="Times New Roman"/>
                <w:sz w:val="22"/>
                <w:szCs w:val="22"/>
                <w:vertAlign w:val="superscript"/>
              </w:rPr>
              <w:t>***</w:t>
            </w:r>
            <w:r w:rsidRPr="00FA475E">
              <w:rPr>
                <w:rFonts w:eastAsia="Times New Roman" w:cs="Times New Roman"/>
                <w:sz w:val="22"/>
                <w:szCs w:val="22"/>
              </w:rPr>
              <w:t>p&lt;0.01</w:t>
            </w:r>
          </w:p>
        </w:tc>
      </w:tr>
    </w:tbl>
    <w:p w14:paraId="792865FE" w14:textId="77777777" w:rsidR="00A62032" w:rsidRPr="000358AE" w:rsidRDefault="00A62032" w:rsidP="00A62032"/>
    <w:p w14:paraId="1047587C" w14:textId="112A5935" w:rsidR="00F369F8" w:rsidRDefault="00F369F8" w:rsidP="003F3FD4">
      <w:pPr>
        <w:spacing w:line="360" w:lineRule="auto"/>
        <w:jc w:val="center"/>
        <w:rPr>
          <w:b/>
          <w:bCs/>
          <w:color w:val="000000" w:themeColor="text1"/>
        </w:rPr>
      </w:pPr>
    </w:p>
    <w:p w14:paraId="652FBA95" w14:textId="77777777" w:rsidR="00A62032" w:rsidRDefault="00A62032">
      <w:pPr>
        <w:rPr>
          <w:b/>
          <w:bCs/>
          <w:color w:val="000000" w:themeColor="text1"/>
        </w:rPr>
        <w:sectPr w:rsidR="00A62032" w:rsidSect="00A62032">
          <w:pgSz w:w="15840" w:h="12240" w:orient="landscape"/>
          <w:pgMar w:top="1440" w:right="1440" w:bottom="1440" w:left="1440" w:header="720" w:footer="720" w:gutter="0"/>
          <w:pgNumType w:start="1"/>
          <w:cols w:space="720"/>
          <w:docGrid w:linePitch="360"/>
        </w:sectPr>
      </w:pPr>
    </w:p>
    <w:p w14:paraId="4BADD51C" w14:textId="4C9BBEDF" w:rsidR="00A62032" w:rsidRDefault="00A62032">
      <w:pPr>
        <w:rPr>
          <w:b/>
          <w:bCs/>
          <w:color w:val="000000" w:themeColor="text1"/>
        </w:rPr>
      </w:pPr>
    </w:p>
    <w:p w14:paraId="27B4FBE1" w14:textId="612194BE" w:rsidR="00A62032" w:rsidRDefault="00A47154" w:rsidP="003F3FD4">
      <w:pPr>
        <w:spacing w:line="360" w:lineRule="auto"/>
        <w:jc w:val="center"/>
        <w:rPr>
          <w:b/>
          <w:bCs/>
          <w:color w:val="000000" w:themeColor="text1"/>
        </w:rPr>
      </w:pPr>
      <w:r w:rsidRPr="00506CDD">
        <w:rPr>
          <w:noProof/>
        </w:rPr>
        <w:drawing>
          <wp:inline distT="0" distB="0" distL="0" distR="0" wp14:anchorId="60542C4A" wp14:editId="562CAF4E">
            <wp:extent cx="5993931" cy="37888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28" t="12187" r="18196" b="12660"/>
                    <a:stretch/>
                  </pic:blipFill>
                  <pic:spPr bwMode="auto">
                    <a:xfrm>
                      <a:off x="0" y="0"/>
                      <a:ext cx="6002478" cy="3794278"/>
                    </a:xfrm>
                    <a:prstGeom prst="rect">
                      <a:avLst/>
                    </a:prstGeom>
                    <a:ln>
                      <a:noFill/>
                    </a:ln>
                    <a:extLst>
                      <a:ext uri="{53640926-AAD7-44D8-BBD7-CCE9431645EC}">
                        <a14:shadowObscured xmlns:a14="http://schemas.microsoft.com/office/drawing/2010/main"/>
                      </a:ext>
                    </a:extLst>
                  </pic:spPr>
                </pic:pic>
              </a:graphicData>
            </a:graphic>
          </wp:inline>
        </w:drawing>
      </w:r>
    </w:p>
    <w:p w14:paraId="7E0A62A8" w14:textId="77777777" w:rsidR="001949E2" w:rsidRDefault="001949E2" w:rsidP="003F3FD4">
      <w:pPr>
        <w:spacing w:line="360" w:lineRule="auto"/>
        <w:jc w:val="center"/>
        <w:rPr>
          <w:b/>
          <w:bCs/>
          <w:color w:val="000000" w:themeColor="text1"/>
        </w:rPr>
      </w:pPr>
    </w:p>
    <w:p w14:paraId="491F53F3" w14:textId="77777777" w:rsidR="00A47154" w:rsidRDefault="00A47154" w:rsidP="003F3FD4">
      <w:pPr>
        <w:spacing w:line="360" w:lineRule="auto"/>
        <w:jc w:val="center"/>
        <w:rPr>
          <w:b/>
          <w:bCs/>
          <w:color w:val="000000" w:themeColor="text1"/>
        </w:rPr>
      </w:pPr>
    </w:p>
    <w:p w14:paraId="42D170DD" w14:textId="77777777" w:rsidR="00A47154" w:rsidRDefault="00A47154" w:rsidP="003F3FD4">
      <w:pPr>
        <w:spacing w:line="360" w:lineRule="auto"/>
        <w:jc w:val="center"/>
        <w:rPr>
          <w:b/>
          <w:bCs/>
          <w:color w:val="000000" w:themeColor="text1"/>
        </w:rPr>
      </w:pPr>
    </w:p>
    <w:p w14:paraId="7411A128" w14:textId="77777777" w:rsidR="00A47154" w:rsidRDefault="00A47154" w:rsidP="003F3FD4">
      <w:pPr>
        <w:spacing w:line="360" w:lineRule="auto"/>
        <w:jc w:val="center"/>
        <w:rPr>
          <w:b/>
          <w:bCs/>
          <w:color w:val="000000" w:themeColor="text1"/>
        </w:rPr>
      </w:pPr>
    </w:p>
    <w:p w14:paraId="04E84A89" w14:textId="77777777" w:rsidR="00A47154" w:rsidRDefault="00A47154" w:rsidP="003F3FD4">
      <w:pPr>
        <w:spacing w:line="360" w:lineRule="auto"/>
        <w:jc w:val="center"/>
        <w:rPr>
          <w:b/>
          <w:bCs/>
          <w:color w:val="000000" w:themeColor="text1"/>
        </w:rPr>
      </w:pPr>
    </w:p>
    <w:p w14:paraId="71FD81EE" w14:textId="77777777" w:rsidR="00A47154" w:rsidRDefault="00A47154" w:rsidP="003F3FD4">
      <w:pPr>
        <w:spacing w:line="360" w:lineRule="auto"/>
        <w:jc w:val="center"/>
        <w:rPr>
          <w:b/>
          <w:bCs/>
          <w:color w:val="000000" w:themeColor="text1"/>
        </w:rPr>
      </w:pPr>
    </w:p>
    <w:p w14:paraId="6DB1423C" w14:textId="256E7742" w:rsidR="000320B3" w:rsidRDefault="00F7598F" w:rsidP="00A47154">
      <w:pPr>
        <w:spacing w:line="360" w:lineRule="auto"/>
        <w:jc w:val="center"/>
        <w:rPr>
          <w:b/>
          <w:bCs/>
          <w:color w:val="000000" w:themeColor="text1"/>
        </w:rPr>
      </w:pPr>
      <w:r>
        <w:rPr>
          <w:b/>
          <w:bCs/>
          <w:color w:val="000000" w:themeColor="text1"/>
        </w:rPr>
        <w:t>Discussion and Conclusion</w:t>
      </w:r>
    </w:p>
    <w:p w14:paraId="712D9F13" w14:textId="64D7F2B2" w:rsidR="000320B3" w:rsidRPr="000320B3" w:rsidRDefault="000320B3" w:rsidP="003F3FD4">
      <w:pPr>
        <w:spacing w:line="360" w:lineRule="auto"/>
        <w:jc w:val="center"/>
        <w:rPr>
          <w:i/>
          <w:iCs/>
          <w:color w:val="000000" w:themeColor="text1"/>
        </w:rPr>
      </w:pPr>
      <w:r w:rsidRPr="000320B3">
        <w:rPr>
          <w:i/>
          <w:iCs/>
          <w:color w:val="000000" w:themeColor="text1"/>
        </w:rPr>
        <w:t>[section to come]</w:t>
      </w:r>
    </w:p>
    <w:p w14:paraId="114285A3" w14:textId="19E1D2C1" w:rsidR="00A47154" w:rsidRDefault="00A47154">
      <w:r>
        <w:br w:type="page"/>
      </w:r>
    </w:p>
    <w:p w14:paraId="075EFD4D" w14:textId="3A177145" w:rsidR="00C9506C" w:rsidRDefault="00A47154" w:rsidP="00AC077D">
      <w:pPr>
        <w:spacing w:line="360" w:lineRule="auto"/>
        <w:jc w:val="center"/>
        <w:rPr>
          <w:b/>
          <w:bCs/>
        </w:rPr>
      </w:pPr>
      <w:r>
        <w:rPr>
          <w:b/>
          <w:bCs/>
        </w:rPr>
        <w:lastRenderedPageBreak/>
        <w:t>References</w:t>
      </w:r>
    </w:p>
    <w:p w14:paraId="1CF585F0" w14:textId="77777777" w:rsidR="00A47154" w:rsidRPr="000320B3" w:rsidRDefault="00A47154" w:rsidP="00AC077D">
      <w:pPr>
        <w:spacing w:line="360" w:lineRule="auto"/>
        <w:jc w:val="center"/>
        <w:rPr>
          <w:i/>
          <w:iCs/>
          <w:color w:val="000000" w:themeColor="text1"/>
        </w:rPr>
      </w:pPr>
      <w:r w:rsidRPr="000320B3">
        <w:rPr>
          <w:i/>
          <w:iCs/>
          <w:color w:val="000000" w:themeColor="text1"/>
        </w:rPr>
        <w:t>[section to come]</w:t>
      </w:r>
    </w:p>
    <w:p w14:paraId="306139DC" w14:textId="77777777" w:rsidR="00A47154" w:rsidRPr="00A47154" w:rsidRDefault="00A47154" w:rsidP="00A47154">
      <w:pPr>
        <w:spacing w:line="360" w:lineRule="auto"/>
        <w:ind w:firstLine="720"/>
        <w:jc w:val="center"/>
        <w:rPr>
          <w:b/>
          <w:bCs/>
        </w:rPr>
      </w:pPr>
    </w:p>
    <w:sectPr w:rsidR="00A47154" w:rsidRPr="00A47154" w:rsidSect="00A6203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3" w:author="Sebastián Rojas Cabal" w:date="2022-08-02T09:18:00Z" w:initials="SRC">
    <w:p w14:paraId="3CB29D43" w14:textId="77777777" w:rsidR="008023AB" w:rsidRDefault="008023AB" w:rsidP="00772C8D">
      <w:r>
        <w:rPr>
          <w:rStyle w:val="CommentReference"/>
        </w:rPr>
        <w:annotationRef/>
      </w:r>
      <w:r>
        <w:rPr>
          <w:sz w:val="20"/>
          <w:szCs w:val="20"/>
        </w:rPr>
        <w:t>It’s closer to 10% actually</w:t>
      </w:r>
    </w:p>
    <w:p w14:paraId="2B47F6FF" w14:textId="77777777" w:rsidR="008023AB" w:rsidRDefault="008023AB" w:rsidP="00772C8D"/>
    <w:p w14:paraId="02DB5E72" w14:textId="77777777" w:rsidR="008023AB" w:rsidRDefault="008023AB" w:rsidP="00772C8D">
      <w:r>
        <w:rPr>
          <w:sz w:val="20"/>
          <w:szCs w:val="20"/>
        </w:rPr>
        <w:t>Following the legalization of marriage equality, anti-LGBTQ+ organizations started allocating 2.6% more of their budget to foreign spending.</w:t>
      </w:r>
    </w:p>
    <w:p w14:paraId="34C2EBAB" w14:textId="77777777" w:rsidR="008023AB" w:rsidRDefault="008023AB" w:rsidP="00772C8D">
      <w:r>
        <w:rPr>
          <w:sz w:val="20"/>
          <w:szCs w:val="20"/>
        </w:rPr>
        <w:t>Foreign expenditures went from representing 7.16% of their budget to constituting 9.76% .</w:t>
      </w:r>
    </w:p>
    <w:p w14:paraId="43664098" w14:textId="77777777" w:rsidR="008023AB" w:rsidRDefault="008023AB" w:rsidP="00772C8D"/>
  </w:comment>
  <w:comment w:id="88" w:author="Sebastián Rojas Cabal" w:date="2022-08-02T09:27:00Z" w:initials="SRC">
    <w:p w14:paraId="466A0DED" w14:textId="77777777" w:rsidR="0040122B" w:rsidRDefault="0040122B" w:rsidP="00050D79">
      <w:r>
        <w:rPr>
          <w:rStyle w:val="CommentReference"/>
        </w:rPr>
        <w:annotationRef/>
      </w:r>
      <w:r>
        <w:rPr>
          <w:sz w:val="20"/>
          <w:szCs w:val="20"/>
        </w:rPr>
        <w:t xml:space="preserve">Krippner. </w:t>
      </w:r>
      <w:r>
        <w:rPr>
          <w:i/>
          <w:iCs/>
          <w:sz w:val="20"/>
          <w:szCs w:val="20"/>
        </w:rPr>
        <w:t>Capitalizing on Crisis.</w:t>
      </w:r>
    </w:p>
  </w:comment>
  <w:comment w:id="95" w:author="Sebastián Rojas Cabal" w:date="2022-08-02T09:27:00Z" w:initials="SRC">
    <w:p w14:paraId="33998CEA" w14:textId="77777777" w:rsidR="0040122B" w:rsidRDefault="0040122B" w:rsidP="001328B9">
      <w:r>
        <w:rPr>
          <w:rStyle w:val="CommentReference"/>
        </w:rPr>
        <w:annotationRef/>
      </w:r>
      <w:r>
        <w:rPr>
          <w:sz w:val="20"/>
          <w:szCs w:val="20"/>
        </w:rPr>
        <w:t>Cite AJS Sara Babb etc. 2017?</w:t>
      </w:r>
    </w:p>
  </w:comment>
  <w:comment w:id="96" w:author="Sebastián Rojas Cabal" w:date="2022-08-02T09:38:00Z" w:initials="SRC">
    <w:p w14:paraId="01C2397B" w14:textId="77777777" w:rsidR="005B622F" w:rsidRDefault="005B622F" w:rsidP="00D15D65">
      <w:r>
        <w:rPr>
          <w:rStyle w:val="CommentReference"/>
        </w:rPr>
        <w:annotationRef/>
      </w:r>
      <w:r>
        <w:rPr>
          <w:sz w:val="20"/>
          <w:szCs w:val="20"/>
        </w:rPr>
        <w:t>Actually better</w:t>
      </w:r>
    </w:p>
    <w:p w14:paraId="1323C33B" w14:textId="77777777" w:rsidR="005B622F" w:rsidRDefault="005B622F" w:rsidP="00D15D65"/>
    <w:p w14:paraId="51E98342" w14:textId="77777777" w:rsidR="005B622F" w:rsidRDefault="005B622F" w:rsidP="00D15D65">
      <w:r>
        <w:rPr>
          <w:sz w:val="20"/>
          <w:szCs w:val="20"/>
        </w:rPr>
        <w:t>Babb, Sarah. 2009. Behind the Development Banks: Washington Politics, World Poverty, and the Wealth of Nations. Chicago, IL: University of Chicago Press.</w:t>
      </w:r>
    </w:p>
  </w:comment>
  <w:comment w:id="176" w:author="Sebastián Rojas Cabal" w:date="2022-08-02T10:02:00Z" w:initials="SRC">
    <w:p w14:paraId="3784C88D" w14:textId="77777777" w:rsidR="00015D73" w:rsidRDefault="00015D73" w:rsidP="004B59B9">
      <w:r>
        <w:rPr>
          <w:rStyle w:val="CommentReference"/>
        </w:rPr>
        <w:annotationRef/>
      </w:r>
      <w:r>
        <w:rPr>
          <w:sz w:val="20"/>
          <w:szCs w:val="20"/>
        </w:rPr>
        <w:t xml:space="preserve">Stamatov, </w:t>
      </w:r>
      <w:r>
        <w:rPr>
          <w:i/>
          <w:iCs/>
          <w:sz w:val="20"/>
          <w:szCs w:val="20"/>
        </w:rPr>
        <w:t>Global Humanitarianism.</w:t>
      </w:r>
      <w:r>
        <w:rPr>
          <w:sz w:val="20"/>
          <w:szCs w:val="20"/>
        </w:rPr>
        <w:t xml:space="preserve"> 2013</w:t>
      </w:r>
    </w:p>
  </w:comment>
  <w:comment w:id="178" w:author="Sebastián Rojas Cabal" w:date="2022-08-02T10:04:00Z" w:initials="SRC">
    <w:p w14:paraId="0149880E" w14:textId="77777777" w:rsidR="00015D73" w:rsidRDefault="00015D73" w:rsidP="004E6FB8">
      <w:r>
        <w:rPr>
          <w:rStyle w:val="CommentReference"/>
        </w:rPr>
        <w:annotationRef/>
      </w:r>
      <w:r>
        <w:rPr>
          <w:sz w:val="20"/>
          <w:szCs w:val="20"/>
        </w:rPr>
        <w:t xml:space="preserve">Abu-Lughod. </w:t>
      </w:r>
      <w:r>
        <w:rPr>
          <w:i/>
          <w:iCs/>
          <w:sz w:val="20"/>
          <w:szCs w:val="20"/>
        </w:rPr>
        <w:t>Do Muslim Women Need Saving?.</w:t>
      </w:r>
      <w:r>
        <w:rPr>
          <w:sz w:val="20"/>
          <w:szCs w:val="20"/>
        </w:rPr>
        <w:t xml:space="preserve"> </w:t>
      </w:r>
    </w:p>
  </w:comment>
  <w:comment w:id="226" w:author="Sebastián Rojas Cabal" w:date="2022-08-02T11:01:00Z" w:initials="SRC">
    <w:p w14:paraId="6EBDD556" w14:textId="77777777" w:rsidR="00242A38" w:rsidRDefault="00242A38" w:rsidP="00DA2B24">
      <w:r>
        <w:rPr>
          <w:rStyle w:val="CommentReference"/>
        </w:rPr>
        <w:annotationRef/>
      </w:r>
      <w:r>
        <w:rPr>
          <w:sz w:val="20"/>
          <w:szCs w:val="20"/>
        </w:rPr>
        <w:t>relatively higher rates?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664098" w15:done="0"/>
  <w15:commentEx w15:paraId="466A0DED" w15:done="0"/>
  <w15:commentEx w15:paraId="33998CEA" w15:done="0"/>
  <w15:commentEx w15:paraId="51E98342" w15:paraIdParent="33998CEA" w15:done="0"/>
  <w15:commentEx w15:paraId="3784C88D" w15:done="0"/>
  <w15:commentEx w15:paraId="0149880E" w15:done="0"/>
  <w15:commentEx w15:paraId="6EBDD5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36A7F" w16cex:dateUtc="2022-08-02T14:18:00Z"/>
  <w16cex:commentExtensible w16cex:durableId="26936C69" w16cex:dateUtc="2022-08-02T14:27:00Z"/>
  <w16cex:commentExtensible w16cex:durableId="26936C86" w16cex:dateUtc="2022-08-02T14:27:00Z"/>
  <w16cex:commentExtensible w16cex:durableId="26936F0E" w16cex:dateUtc="2022-08-02T14:38:00Z"/>
  <w16cex:commentExtensible w16cex:durableId="269374CD" w16cex:dateUtc="2022-08-02T15:02:00Z"/>
  <w16cex:commentExtensible w16cex:durableId="26937541" w16cex:dateUtc="2022-08-02T15:04:00Z"/>
  <w16cex:commentExtensible w16cex:durableId="2693828C" w16cex:dateUtc="2022-08-02T16: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664098" w16cid:durableId="26936A7F"/>
  <w16cid:commentId w16cid:paraId="466A0DED" w16cid:durableId="26936C69"/>
  <w16cid:commentId w16cid:paraId="33998CEA" w16cid:durableId="26936C86"/>
  <w16cid:commentId w16cid:paraId="51E98342" w16cid:durableId="26936F0E"/>
  <w16cid:commentId w16cid:paraId="3784C88D" w16cid:durableId="269374CD"/>
  <w16cid:commentId w16cid:paraId="0149880E" w16cid:durableId="26937541"/>
  <w16cid:commentId w16cid:paraId="6EBDD556" w16cid:durableId="269382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7AF57" w14:textId="77777777" w:rsidR="005545A5" w:rsidRDefault="005545A5" w:rsidP="001460EA">
      <w:r>
        <w:separator/>
      </w:r>
    </w:p>
  </w:endnote>
  <w:endnote w:type="continuationSeparator" w:id="0">
    <w:p w14:paraId="2180259C" w14:textId="77777777" w:rsidR="005545A5" w:rsidRDefault="005545A5" w:rsidP="00146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TimesNewRomanPSMT">
    <w:altName w:val="Times New Roman"/>
    <w:panose1 w:val="020B0604020202020204"/>
    <w:charset w:val="00"/>
    <w:family w:val="roman"/>
    <w:notTrueType/>
    <w:pitch w:val="default"/>
  </w:font>
  <w:font w:name="Sabon">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6171978"/>
      <w:docPartObj>
        <w:docPartGallery w:val="Page Numbers (Bottom of Page)"/>
        <w:docPartUnique/>
      </w:docPartObj>
    </w:sdtPr>
    <w:sdtContent>
      <w:p w14:paraId="1BBBD841" w14:textId="71E104CF" w:rsidR="001460EA" w:rsidRDefault="001460EA" w:rsidP="003349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7200975E" w14:textId="77777777" w:rsidR="001460EA" w:rsidRDefault="001460EA" w:rsidP="001460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3537040"/>
      <w:docPartObj>
        <w:docPartGallery w:val="Page Numbers (Bottom of Page)"/>
        <w:docPartUnique/>
      </w:docPartObj>
    </w:sdtPr>
    <w:sdtContent>
      <w:p w14:paraId="7D55566B" w14:textId="2D68D939" w:rsidR="001460EA" w:rsidRPr="001460EA" w:rsidRDefault="001460EA" w:rsidP="0033493D">
        <w:pPr>
          <w:pStyle w:val="Footer"/>
          <w:framePr w:wrap="none" w:vAnchor="text" w:hAnchor="margin" w:xAlign="right" w:y="1"/>
          <w:rPr>
            <w:rStyle w:val="PageNumber"/>
            <w:sz w:val="20"/>
            <w:szCs w:val="20"/>
          </w:rPr>
        </w:pPr>
        <w:r w:rsidRPr="001460EA">
          <w:rPr>
            <w:rStyle w:val="PageNumber"/>
            <w:sz w:val="20"/>
            <w:szCs w:val="20"/>
          </w:rPr>
          <w:fldChar w:fldCharType="begin"/>
        </w:r>
        <w:r w:rsidRPr="001460EA">
          <w:rPr>
            <w:rStyle w:val="PageNumber"/>
            <w:sz w:val="20"/>
            <w:szCs w:val="20"/>
          </w:rPr>
          <w:instrText xml:space="preserve"> PAGE </w:instrText>
        </w:r>
        <w:r w:rsidRPr="001460EA">
          <w:rPr>
            <w:rStyle w:val="PageNumber"/>
            <w:sz w:val="20"/>
            <w:szCs w:val="20"/>
          </w:rPr>
          <w:fldChar w:fldCharType="separate"/>
        </w:r>
        <w:r w:rsidRPr="001460EA">
          <w:rPr>
            <w:rStyle w:val="PageNumber"/>
            <w:noProof/>
            <w:sz w:val="20"/>
            <w:szCs w:val="20"/>
          </w:rPr>
          <w:t>1</w:t>
        </w:r>
        <w:r w:rsidRPr="001460EA">
          <w:rPr>
            <w:rStyle w:val="PageNumber"/>
            <w:sz w:val="20"/>
            <w:szCs w:val="20"/>
          </w:rPr>
          <w:fldChar w:fldCharType="end"/>
        </w:r>
      </w:p>
    </w:sdtContent>
  </w:sdt>
  <w:p w14:paraId="20E1465E" w14:textId="77777777" w:rsidR="001460EA" w:rsidRPr="001460EA" w:rsidRDefault="001460EA" w:rsidP="001460EA">
    <w:pPr>
      <w:pStyle w:val="Footer"/>
      <w:ind w:right="36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E2943" w14:textId="77777777" w:rsidR="005545A5" w:rsidRDefault="005545A5" w:rsidP="001460EA">
      <w:r>
        <w:separator/>
      </w:r>
    </w:p>
  </w:footnote>
  <w:footnote w:type="continuationSeparator" w:id="0">
    <w:p w14:paraId="711CEC10" w14:textId="77777777" w:rsidR="005545A5" w:rsidRDefault="005545A5" w:rsidP="001460EA">
      <w:r>
        <w:continuationSeparator/>
      </w:r>
    </w:p>
  </w:footnote>
  <w:footnote w:id="1">
    <w:p w14:paraId="4C8985A4" w14:textId="6C4F7814" w:rsidR="00F64B05" w:rsidRDefault="00F64B05">
      <w:pPr>
        <w:pStyle w:val="FootnoteText"/>
      </w:pPr>
      <w:r>
        <w:rPr>
          <w:rStyle w:val="FootnoteReference"/>
        </w:rPr>
        <w:footnoteRef/>
      </w:r>
      <w:r>
        <w:t xml:space="preserve"> See Data and Methods below for details on underlying data.</w:t>
      </w:r>
    </w:p>
  </w:footnote>
  <w:footnote w:id="2">
    <w:p w14:paraId="7E6F4F8E" w14:textId="77777777" w:rsidR="00453E05" w:rsidRDefault="00453E05" w:rsidP="00453E05">
      <w:pPr>
        <w:pStyle w:val="FootnoteText"/>
      </w:pPr>
      <w:r>
        <w:rPr>
          <w:rStyle w:val="FootnoteReference"/>
        </w:rPr>
        <w:footnoteRef/>
      </w:r>
      <w:r>
        <w:t>The National Center for Charitable Statistics undertook the significant task of manually digitizing all Form 990 filings from 1998-2003. Consequently, prior to the IRS data release, investigations on nonprofits requiring detailed information were limited to this era or to specific subsets of nonprofits.</w:t>
      </w:r>
    </w:p>
  </w:footnote>
  <w:footnote w:id="3">
    <w:p w14:paraId="0F4BF21A" w14:textId="77777777" w:rsidR="00453E05" w:rsidRDefault="00453E05" w:rsidP="00453E05">
      <w:pPr>
        <w:pStyle w:val="FootnoteText"/>
      </w:pPr>
      <w:r>
        <w:rPr>
          <w:rStyle w:val="FootnoteReference"/>
        </w:rPr>
        <w:footnoteRef/>
      </w:r>
      <w:r>
        <w:t xml:space="preserve"> Although explained simply here, see IRS reporting instructions for more detail: </w:t>
      </w:r>
      <w:hyperlink r:id="rId1" w:history="1">
        <w:r w:rsidRPr="0033493D">
          <w:rPr>
            <w:rStyle w:val="Hyperlink"/>
          </w:rPr>
          <w:t>https://www.irs.gov/pub/irs-pdf/i990sf.pdf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533DE" w14:textId="0D097793" w:rsidR="002517A0" w:rsidRPr="00A03E39" w:rsidRDefault="00997C49" w:rsidP="002517A0">
    <w:pPr>
      <w:spacing w:line="360" w:lineRule="auto"/>
      <w:jc w:val="center"/>
      <w:rPr>
        <w:i/>
        <w:iCs/>
        <w:color w:val="000000" w:themeColor="text1"/>
      </w:rPr>
    </w:pPr>
    <w:r>
      <w:rPr>
        <w:i/>
        <w:iCs/>
        <w:color w:val="000000" w:themeColor="text1"/>
      </w:rPr>
      <w:t>Draft p</w:t>
    </w:r>
    <w:r w:rsidR="002517A0">
      <w:rPr>
        <w:i/>
        <w:iCs/>
        <w:color w:val="000000" w:themeColor="text1"/>
      </w:rPr>
      <w:t>repared for the 2022 American Sociological Association Annual Meeting. Please do not circulate.</w:t>
    </w:r>
  </w:p>
  <w:p w14:paraId="19B6A781" w14:textId="77777777" w:rsidR="002517A0" w:rsidRDefault="002517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3519"/>
    <w:multiLevelType w:val="hybridMultilevel"/>
    <w:tmpl w:val="BEB4B2F8"/>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15:restartNumberingAfterBreak="0">
    <w:nsid w:val="07C95901"/>
    <w:multiLevelType w:val="hybridMultilevel"/>
    <w:tmpl w:val="73C49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5586E"/>
    <w:multiLevelType w:val="hybridMultilevel"/>
    <w:tmpl w:val="98E06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13A80"/>
    <w:multiLevelType w:val="hybridMultilevel"/>
    <w:tmpl w:val="6EDEAB78"/>
    <w:lvl w:ilvl="0" w:tplc="793ED9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587DAC"/>
    <w:multiLevelType w:val="hybridMultilevel"/>
    <w:tmpl w:val="65481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756FA6"/>
    <w:multiLevelType w:val="hybridMultilevel"/>
    <w:tmpl w:val="3C7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6B2F3E"/>
    <w:multiLevelType w:val="hybridMultilevel"/>
    <w:tmpl w:val="4C024D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F073B26"/>
    <w:multiLevelType w:val="hybridMultilevel"/>
    <w:tmpl w:val="F8F44F2C"/>
    <w:lvl w:ilvl="0" w:tplc="EFD68D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B3D8B"/>
    <w:multiLevelType w:val="hybridMultilevel"/>
    <w:tmpl w:val="719612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729350AC"/>
    <w:multiLevelType w:val="hybridMultilevel"/>
    <w:tmpl w:val="16806FF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5F17EB6"/>
    <w:multiLevelType w:val="hybridMultilevel"/>
    <w:tmpl w:val="9F9C9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D11036"/>
    <w:multiLevelType w:val="hybridMultilevel"/>
    <w:tmpl w:val="3E4EB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0C4181"/>
    <w:multiLevelType w:val="hybridMultilevel"/>
    <w:tmpl w:val="450416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2313858">
    <w:abstractNumId w:val="5"/>
  </w:num>
  <w:num w:numId="2" w16cid:durableId="1041632600">
    <w:abstractNumId w:val="4"/>
  </w:num>
  <w:num w:numId="3" w16cid:durableId="1112087839">
    <w:abstractNumId w:val="7"/>
  </w:num>
  <w:num w:numId="4" w16cid:durableId="787898360">
    <w:abstractNumId w:val="10"/>
  </w:num>
  <w:num w:numId="5" w16cid:durableId="1509783114">
    <w:abstractNumId w:val="6"/>
  </w:num>
  <w:num w:numId="6" w16cid:durableId="315232882">
    <w:abstractNumId w:val="8"/>
  </w:num>
  <w:num w:numId="7" w16cid:durableId="1838575352">
    <w:abstractNumId w:val="9"/>
  </w:num>
  <w:num w:numId="8" w16cid:durableId="722800910">
    <w:abstractNumId w:val="12"/>
  </w:num>
  <w:num w:numId="9" w16cid:durableId="1730304287">
    <w:abstractNumId w:val="3"/>
  </w:num>
  <w:num w:numId="10" w16cid:durableId="140467009">
    <w:abstractNumId w:val="0"/>
  </w:num>
  <w:num w:numId="11" w16cid:durableId="994606779">
    <w:abstractNumId w:val="2"/>
  </w:num>
  <w:num w:numId="12" w16cid:durableId="1979048">
    <w:abstractNumId w:val="11"/>
  </w:num>
  <w:num w:numId="13" w16cid:durableId="22488074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bastián Rojas Cabal">
    <w15:presenceInfo w15:providerId="AD" w15:userId="S::scabal@princeton.edu::58fb5377-b25e-47b9-9668-a83e22ac80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AD6"/>
    <w:rsid w:val="00002CAE"/>
    <w:rsid w:val="00011F21"/>
    <w:rsid w:val="00015D73"/>
    <w:rsid w:val="000161D9"/>
    <w:rsid w:val="00016D13"/>
    <w:rsid w:val="000212F2"/>
    <w:rsid w:val="00022D02"/>
    <w:rsid w:val="00025ABA"/>
    <w:rsid w:val="00025D39"/>
    <w:rsid w:val="000320B3"/>
    <w:rsid w:val="00035D3C"/>
    <w:rsid w:val="000428B2"/>
    <w:rsid w:val="00044561"/>
    <w:rsid w:val="00045D18"/>
    <w:rsid w:val="00050099"/>
    <w:rsid w:val="00051FCD"/>
    <w:rsid w:val="0005255B"/>
    <w:rsid w:val="00054967"/>
    <w:rsid w:val="00055C1D"/>
    <w:rsid w:val="00056209"/>
    <w:rsid w:val="000571A9"/>
    <w:rsid w:val="0006138C"/>
    <w:rsid w:val="000618CD"/>
    <w:rsid w:val="00062084"/>
    <w:rsid w:val="000630B8"/>
    <w:rsid w:val="00063144"/>
    <w:rsid w:val="0006345E"/>
    <w:rsid w:val="000637B9"/>
    <w:rsid w:val="000655FB"/>
    <w:rsid w:val="00066F71"/>
    <w:rsid w:val="00067567"/>
    <w:rsid w:val="000734C8"/>
    <w:rsid w:val="00074017"/>
    <w:rsid w:val="00074C1A"/>
    <w:rsid w:val="00080A19"/>
    <w:rsid w:val="0008673C"/>
    <w:rsid w:val="00086BD5"/>
    <w:rsid w:val="00087ADE"/>
    <w:rsid w:val="000908B9"/>
    <w:rsid w:val="0009267C"/>
    <w:rsid w:val="0009593F"/>
    <w:rsid w:val="00095F24"/>
    <w:rsid w:val="00097ABC"/>
    <w:rsid w:val="000A1E0E"/>
    <w:rsid w:val="000A22BB"/>
    <w:rsid w:val="000A5838"/>
    <w:rsid w:val="000A5B14"/>
    <w:rsid w:val="000B2F7E"/>
    <w:rsid w:val="000B360E"/>
    <w:rsid w:val="000B485D"/>
    <w:rsid w:val="000B4CFE"/>
    <w:rsid w:val="000C0676"/>
    <w:rsid w:val="000C0A81"/>
    <w:rsid w:val="000C0D56"/>
    <w:rsid w:val="000C16BD"/>
    <w:rsid w:val="000C170B"/>
    <w:rsid w:val="000C3DF1"/>
    <w:rsid w:val="000C45B5"/>
    <w:rsid w:val="000C4ED2"/>
    <w:rsid w:val="000C5655"/>
    <w:rsid w:val="000D25AD"/>
    <w:rsid w:val="000D45E8"/>
    <w:rsid w:val="000D4A2B"/>
    <w:rsid w:val="000D4C0B"/>
    <w:rsid w:val="000D4E99"/>
    <w:rsid w:val="000E3306"/>
    <w:rsid w:val="000E3EE3"/>
    <w:rsid w:val="000E41CD"/>
    <w:rsid w:val="000E5BF3"/>
    <w:rsid w:val="000F059A"/>
    <w:rsid w:val="000F2387"/>
    <w:rsid w:val="000F308D"/>
    <w:rsid w:val="000F60E7"/>
    <w:rsid w:val="000F71E5"/>
    <w:rsid w:val="0010074A"/>
    <w:rsid w:val="00101B46"/>
    <w:rsid w:val="001032B4"/>
    <w:rsid w:val="00103925"/>
    <w:rsid w:val="00104B11"/>
    <w:rsid w:val="00106591"/>
    <w:rsid w:val="001079DD"/>
    <w:rsid w:val="00107E9B"/>
    <w:rsid w:val="001111EB"/>
    <w:rsid w:val="00114C3D"/>
    <w:rsid w:val="001153F1"/>
    <w:rsid w:val="00115BF4"/>
    <w:rsid w:val="00121CCB"/>
    <w:rsid w:val="00123EB1"/>
    <w:rsid w:val="0012452F"/>
    <w:rsid w:val="0012512F"/>
    <w:rsid w:val="0012674F"/>
    <w:rsid w:val="00126802"/>
    <w:rsid w:val="00132C3D"/>
    <w:rsid w:val="0013455A"/>
    <w:rsid w:val="00135F3E"/>
    <w:rsid w:val="0013629E"/>
    <w:rsid w:val="0013732C"/>
    <w:rsid w:val="00140E00"/>
    <w:rsid w:val="001413E0"/>
    <w:rsid w:val="001426F6"/>
    <w:rsid w:val="001440E7"/>
    <w:rsid w:val="00144832"/>
    <w:rsid w:val="001460EA"/>
    <w:rsid w:val="00147C40"/>
    <w:rsid w:val="00147D25"/>
    <w:rsid w:val="0015014D"/>
    <w:rsid w:val="0015286B"/>
    <w:rsid w:val="00156B1F"/>
    <w:rsid w:val="00161E2A"/>
    <w:rsid w:val="00163E11"/>
    <w:rsid w:val="00172A6C"/>
    <w:rsid w:val="00172C7C"/>
    <w:rsid w:val="00175533"/>
    <w:rsid w:val="0018063B"/>
    <w:rsid w:val="0018337F"/>
    <w:rsid w:val="0018402E"/>
    <w:rsid w:val="001875B2"/>
    <w:rsid w:val="00191D9F"/>
    <w:rsid w:val="0019318A"/>
    <w:rsid w:val="001949E2"/>
    <w:rsid w:val="001959FD"/>
    <w:rsid w:val="001A00F2"/>
    <w:rsid w:val="001A0D3D"/>
    <w:rsid w:val="001A2DB1"/>
    <w:rsid w:val="001A3639"/>
    <w:rsid w:val="001A3997"/>
    <w:rsid w:val="001A535F"/>
    <w:rsid w:val="001A7D9B"/>
    <w:rsid w:val="001B0355"/>
    <w:rsid w:val="001B0DB7"/>
    <w:rsid w:val="001B1380"/>
    <w:rsid w:val="001B2C3D"/>
    <w:rsid w:val="001B3D1C"/>
    <w:rsid w:val="001B42A2"/>
    <w:rsid w:val="001C1452"/>
    <w:rsid w:val="001C1C66"/>
    <w:rsid w:val="001C4D9F"/>
    <w:rsid w:val="001C67E0"/>
    <w:rsid w:val="001C6F21"/>
    <w:rsid w:val="001C7090"/>
    <w:rsid w:val="001D13B1"/>
    <w:rsid w:val="001D40F5"/>
    <w:rsid w:val="001D5F15"/>
    <w:rsid w:val="001D6108"/>
    <w:rsid w:val="001D6C39"/>
    <w:rsid w:val="001E065A"/>
    <w:rsid w:val="001E09DD"/>
    <w:rsid w:val="001E6299"/>
    <w:rsid w:val="001E66BA"/>
    <w:rsid w:val="001E6CBD"/>
    <w:rsid w:val="001F11CA"/>
    <w:rsid w:val="001F182C"/>
    <w:rsid w:val="001F30F1"/>
    <w:rsid w:val="001F520C"/>
    <w:rsid w:val="001F5BA7"/>
    <w:rsid w:val="001F6E2F"/>
    <w:rsid w:val="00201CA3"/>
    <w:rsid w:val="002020D6"/>
    <w:rsid w:val="002028D5"/>
    <w:rsid w:val="0020375F"/>
    <w:rsid w:val="002049A0"/>
    <w:rsid w:val="00207002"/>
    <w:rsid w:val="00207664"/>
    <w:rsid w:val="00211404"/>
    <w:rsid w:val="002138B9"/>
    <w:rsid w:val="0021410F"/>
    <w:rsid w:val="00215329"/>
    <w:rsid w:val="0022068A"/>
    <w:rsid w:val="0022331D"/>
    <w:rsid w:val="00226F52"/>
    <w:rsid w:val="00227806"/>
    <w:rsid w:val="0023020C"/>
    <w:rsid w:val="0023182A"/>
    <w:rsid w:val="002323E0"/>
    <w:rsid w:val="002338B3"/>
    <w:rsid w:val="002405D9"/>
    <w:rsid w:val="00240616"/>
    <w:rsid w:val="002410AE"/>
    <w:rsid w:val="00242202"/>
    <w:rsid w:val="00242A38"/>
    <w:rsid w:val="00242C7A"/>
    <w:rsid w:val="002432F6"/>
    <w:rsid w:val="00244A10"/>
    <w:rsid w:val="00244BFD"/>
    <w:rsid w:val="0024614E"/>
    <w:rsid w:val="00250B68"/>
    <w:rsid w:val="002511B4"/>
    <w:rsid w:val="002517A0"/>
    <w:rsid w:val="00251DB3"/>
    <w:rsid w:val="00253703"/>
    <w:rsid w:val="00253DC8"/>
    <w:rsid w:val="00254A8D"/>
    <w:rsid w:val="00257E1E"/>
    <w:rsid w:val="0026140B"/>
    <w:rsid w:val="00261DCB"/>
    <w:rsid w:val="00263C7C"/>
    <w:rsid w:val="00264F42"/>
    <w:rsid w:val="00266BF7"/>
    <w:rsid w:val="0026712E"/>
    <w:rsid w:val="00274AC0"/>
    <w:rsid w:val="00275C6E"/>
    <w:rsid w:val="00276A02"/>
    <w:rsid w:val="00277197"/>
    <w:rsid w:val="0028009E"/>
    <w:rsid w:val="00280B6F"/>
    <w:rsid w:val="00287209"/>
    <w:rsid w:val="00292399"/>
    <w:rsid w:val="0029471F"/>
    <w:rsid w:val="00295035"/>
    <w:rsid w:val="002A1B1B"/>
    <w:rsid w:val="002A1B87"/>
    <w:rsid w:val="002A3996"/>
    <w:rsid w:val="002A5642"/>
    <w:rsid w:val="002A7305"/>
    <w:rsid w:val="002B0841"/>
    <w:rsid w:val="002B3B76"/>
    <w:rsid w:val="002B6EDE"/>
    <w:rsid w:val="002B7823"/>
    <w:rsid w:val="002C0652"/>
    <w:rsid w:val="002C0BFB"/>
    <w:rsid w:val="002C2F92"/>
    <w:rsid w:val="002C333E"/>
    <w:rsid w:val="002C40F9"/>
    <w:rsid w:val="002C4322"/>
    <w:rsid w:val="002C78B1"/>
    <w:rsid w:val="002C7E96"/>
    <w:rsid w:val="002D324F"/>
    <w:rsid w:val="002D53DA"/>
    <w:rsid w:val="002D6C6C"/>
    <w:rsid w:val="002E046C"/>
    <w:rsid w:val="002E29E5"/>
    <w:rsid w:val="002E3AF9"/>
    <w:rsid w:val="002E71F0"/>
    <w:rsid w:val="002F38F3"/>
    <w:rsid w:val="002F3CE9"/>
    <w:rsid w:val="002F52A3"/>
    <w:rsid w:val="00300674"/>
    <w:rsid w:val="00300817"/>
    <w:rsid w:val="003023F4"/>
    <w:rsid w:val="003044FD"/>
    <w:rsid w:val="00304804"/>
    <w:rsid w:val="00305E4B"/>
    <w:rsid w:val="00312CE2"/>
    <w:rsid w:val="00315F14"/>
    <w:rsid w:val="00315FB1"/>
    <w:rsid w:val="003209BE"/>
    <w:rsid w:val="003209FA"/>
    <w:rsid w:val="00320A8A"/>
    <w:rsid w:val="003230EC"/>
    <w:rsid w:val="003249D0"/>
    <w:rsid w:val="00330051"/>
    <w:rsid w:val="00330A41"/>
    <w:rsid w:val="00330C2B"/>
    <w:rsid w:val="00332387"/>
    <w:rsid w:val="00334146"/>
    <w:rsid w:val="00334C4A"/>
    <w:rsid w:val="00335064"/>
    <w:rsid w:val="00343377"/>
    <w:rsid w:val="00343CC6"/>
    <w:rsid w:val="00344069"/>
    <w:rsid w:val="00344D22"/>
    <w:rsid w:val="003457F2"/>
    <w:rsid w:val="0034673E"/>
    <w:rsid w:val="0034686C"/>
    <w:rsid w:val="00346C02"/>
    <w:rsid w:val="003514EA"/>
    <w:rsid w:val="0035305F"/>
    <w:rsid w:val="0035420D"/>
    <w:rsid w:val="003553B1"/>
    <w:rsid w:val="00356AEB"/>
    <w:rsid w:val="0035748A"/>
    <w:rsid w:val="00357CEC"/>
    <w:rsid w:val="00360585"/>
    <w:rsid w:val="00365929"/>
    <w:rsid w:val="00365E77"/>
    <w:rsid w:val="00367A8C"/>
    <w:rsid w:val="0037031A"/>
    <w:rsid w:val="00374D44"/>
    <w:rsid w:val="0037550F"/>
    <w:rsid w:val="00377D1A"/>
    <w:rsid w:val="00381C66"/>
    <w:rsid w:val="00391B64"/>
    <w:rsid w:val="00391C64"/>
    <w:rsid w:val="00391DF2"/>
    <w:rsid w:val="003960B5"/>
    <w:rsid w:val="00396F02"/>
    <w:rsid w:val="003A0F80"/>
    <w:rsid w:val="003A1A8F"/>
    <w:rsid w:val="003A208B"/>
    <w:rsid w:val="003A4FA4"/>
    <w:rsid w:val="003A65E8"/>
    <w:rsid w:val="003A6FDA"/>
    <w:rsid w:val="003A7D65"/>
    <w:rsid w:val="003B188C"/>
    <w:rsid w:val="003B18FE"/>
    <w:rsid w:val="003B4D42"/>
    <w:rsid w:val="003B69A4"/>
    <w:rsid w:val="003B71CB"/>
    <w:rsid w:val="003C2DB4"/>
    <w:rsid w:val="003C39D2"/>
    <w:rsid w:val="003C6BE9"/>
    <w:rsid w:val="003C6D0E"/>
    <w:rsid w:val="003C7235"/>
    <w:rsid w:val="003C75C0"/>
    <w:rsid w:val="003D11B1"/>
    <w:rsid w:val="003D4933"/>
    <w:rsid w:val="003E14E3"/>
    <w:rsid w:val="003E2B29"/>
    <w:rsid w:val="003E4875"/>
    <w:rsid w:val="003E5DA4"/>
    <w:rsid w:val="003E6745"/>
    <w:rsid w:val="003E6F52"/>
    <w:rsid w:val="003F00AB"/>
    <w:rsid w:val="003F1EEB"/>
    <w:rsid w:val="003F20C6"/>
    <w:rsid w:val="003F3FD4"/>
    <w:rsid w:val="003F431D"/>
    <w:rsid w:val="003F708C"/>
    <w:rsid w:val="0040107E"/>
    <w:rsid w:val="0040122B"/>
    <w:rsid w:val="00403A41"/>
    <w:rsid w:val="0041036F"/>
    <w:rsid w:val="00411E34"/>
    <w:rsid w:val="00416B34"/>
    <w:rsid w:val="00420290"/>
    <w:rsid w:val="004205FB"/>
    <w:rsid w:val="0042096A"/>
    <w:rsid w:val="004211DA"/>
    <w:rsid w:val="00421294"/>
    <w:rsid w:val="00422ECB"/>
    <w:rsid w:val="00426D72"/>
    <w:rsid w:val="00427D6F"/>
    <w:rsid w:val="00432BBA"/>
    <w:rsid w:val="00433CCA"/>
    <w:rsid w:val="004370E2"/>
    <w:rsid w:val="00440B65"/>
    <w:rsid w:val="00440EC9"/>
    <w:rsid w:val="00441F8C"/>
    <w:rsid w:val="00445265"/>
    <w:rsid w:val="0045007A"/>
    <w:rsid w:val="0045064A"/>
    <w:rsid w:val="00451036"/>
    <w:rsid w:val="00453E05"/>
    <w:rsid w:val="00454834"/>
    <w:rsid w:val="00454B07"/>
    <w:rsid w:val="00455D60"/>
    <w:rsid w:val="00456764"/>
    <w:rsid w:val="00456BDC"/>
    <w:rsid w:val="00460ACA"/>
    <w:rsid w:val="004614B5"/>
    <w:rsid w:val="004630E4"/>
    <w:rsid w:val="004654D7"/>
    <w:rsid w:val="0046561B"/>
    <w:rsid w:val="00466682"/>
    <w:rsid w:val="00466D5D"/>
    <w:rsid w:val="0047151A"/>
    <w:rsid w:val="004717FB"/>
    <w:rsid w:val="00471E09"/>
    <w:rsid w:val="00472C89"/>
    <w:rsid w:val="00473069"/>
    <w:rsid w:val="004740FC"/>
    <w:rsid w:val="0047428B"/>
    <w:rsid w:val="004817F0"/>
    <w:rsid w:val="0048295C"/>
    <w:rsid w:val="004835DF"/>
    <w:rsid w:val="0048735C"/>
    <w:rsid w:val="0048750F"/>
    <w:rsid w:val="0049022A"/>
    <w:rsid w:val="00491E5F"/>
    <w:rsid w:val="00492971"/>
    <w:rsid w:val="004954B1"/>
    <w:rsid w:val="00496698"/>
    <w:rsid w:val="00497834"/>
    <w:rsid w:val="004A200A"/>
    <w:rsid w:val="004A3939"/>
    <w:rsid w:val="004A5B13"/>
    <w:rsid w:val="004A6C63"/>
    <w:rsid w:val="004B1CF7"/>
    <w:rsid w:val="004B3B65"/>
    <w:rsid w:val="004B4D83"/>
    <w:rsid w:val="004B5D0F"/>
    <w:rsid w:val="004C19DF"/>
    <w:rsid w:val="004C605B"/>
    <w:rsid w:val="004D0763"/>
    <w:rsid w:val="004D6101"/>
    <w:rsid w:val="004D7ECD"/>
    <w:rsid w:val="004E4CF0"/>
    <w:rsid w:val="004E6AC5"/>
    <w:rsid w:val="004E6B5F"/>
    <w:rsid w:val="004F435E"/>
    <w:rsid w:val="004F48C3"/>
    <w:rsid w:val="004F5E2D"/>
    <w:rsid w:val="004F71B8"/>
    <w:rsid w:val="004F75C3"/>
    <w:rsid w:val="004F7F4E"/>
    <w:rsid w:val="00502DB8"/>
    <w:rsid w:val="00504D83"/>
    <w:rsid w:val="00507DC4"/>
    <w:rsid w:val="005138F4"/>
    <w:rsid w:val="005146C6"/>
    <w:rsid w:val="00517B1A"/>
    <w:rsid w:val="0052383D"/>
    <w:rsid w:val="00524FB0"/>
    <w:rsid w:val="00530235"/>
    <w:rsid w:val="005303F8"/>
    <w:rsid w:val="0053126D"/>
    <w:rsid w:val="00531494"/>
    <w:rsid w:val="00532592"/>
    <w:rsid w:val="005327A1"/>
    <w:rsid w:val="00533888"/>
    <w:rsid w:val="00533DD4"/>
    <w:rsid w:val="00536CE5"/>
    <w:rsid w:val="00536DB1"/>
    <w:rsid w:val="00540DE1"/>
    <w:rsid w:val="00542E0B"/>
    <w:rsid w:val="0054400D"/>
    <w:rsid w:val="0054501B"/>
    <w:rsid w:val="005460C4"/>
    <w:rsid w:val="005479EC"/>
    <w:rsid w:val="00551913"/>
    <w:rsid w:val="00553A66"/>
    <w:rsid w:val="005545A5"/>
    <w:rsid w:val="00554D97"/>
    <w:rsid w:val="005565CA"/>
    <w:rsid w:val="0056103F"/>
    <w:rsid w:val="005612D1"/>
    <w:rsid w:val="00562827"/>
    <w:rsid w:val="005644DB"/>
    <w:rsid w:val="00564F99"/>
    <w:rsid w:val="005667B5"/>
    <w:rsid w:val="00567F05"/>
    <w:rsid w:val="0057188F"/>
    <w:rsid w:val="00571D82"/>
    <w:rsid w:val="0057244D"/>
    <w:rsid w:val="00574CE6"/>
    <w:rsid w:val="00576445"/>
    <w:rsid w:val="00576C89"/>
    <w:rsid w:val="00577112"/>
    <w:rsid w:val="005775A0"/>
    <w:rsid w:val="00580777"/>
    <w:rsid w:val="0058199C"/>
    <w:rsid w:val="0058485F"/>
    <w:rsid w:val="00591151"/>
    <w:rsid w:val="00594148"/>
    <w:rsid w:val="0059601A"/>
    <w:rsid w:val="005960CF"/>
    <w:rsid w:val="005A55E1"/>
    <w:rsid w:val="005A6208"/>
    <w:rsid w:val="005B1A65"/>
    <w:rsid w:val="005B2BEA"/>
    <w:rsid w:val="005B2F74"/>
    <w:rsid w:val="005B562D"/>
    <w:rsid w:val="005B5750"/>
    <w:rsid w:val="005B622F"/>
    <w:rsid w:val="005C0A57"/>
    <w:rsid w:val="005C1CD8"/>
    <w:rsid w:val="005C45A4"/>
    <w:rsid w:val="005D2618"/>
    <w:rsid w:val="005D2BC8"/>
    <w:rsid w:val="005D4AD3"/>
    <w:rsid w:val="005D6A3B"/>
    <w:rsid w:val="005D7210"/>
    <w:rsid w:val="005D77F4"/>
    <w:rsid w:val="005E11CF"/>
    <w:rsid w:val="005E1939"/>
    <w:rsid w:val="005E413B"/>
    <w:rsid w:val="005E4AE0"/>
    <w:rsid w:val="005E59CC"/>
    <w:rsid w:val="005F068A"/>
    <w:rsid w:val="005F0827"/>
    <w:rsid w:val="005F2652"/>
    <w:rsid w:val="005F36B8"/>
    <w:rsid w:val="005F5339"/>
    <w:rsid w:val="006027EC"/>
    <w:rsid w:val="00606CDB"/>
    <w:rsid w:val="006073D8"/>
    <w:rsid w:val="00611AD0"/>
    <w:rsid w:val="006138A8"/>
    <w:rsid w:val="00616A6E"/>
    <w:rsid w:val="0061780B"/>
    <w:rsid w:val="00620893"/>
    <w:rsid w:val="00621B0D"/>
    <w:rsid w:val="006228E0"/>
    <w:rsid w:val="006252BC"/>
    <w:rsid w:val="00630E48"/>
    <w:rsid w:val="006311F7"/>
    <w:rsid w:val="00633FFB"/>
    <w:rsid w:val="006355F3"/>
    <w:rsid w:val="00635FB2"/>
    <w:rsid w:val="006420EB"/>
    <w:rsid w:val="00644ABF"/>
    <w:rsid w:val="0064766C"/>
    <w:rsid w:val="006500A9"/>
    <w:rsid w:val="00650B65"/>
    <w:rsid w:val="00652A86"/>
    <w:rsid w:val="00652D88"/>
    <w:rsid w:val="0065465D"/>
    <w:rsid w:val="00660A65"/>
    <w:rsid w:val="00662414"/>
    <w:rsid w:val="0066662A"/>
    <w:rsid w:val="00666B97"/>
    <w:rsid w:val="00666CB4"/>
    <w:rsid w:val="006708DF"/>
    <w:rsid w:val="00671C1B"/>
    <w:rsid w:val="00674F17"/>
    <w:rsid w:val="006861F1"/>
    <w:rsid w:val="0068644B"/>
    <w:rsid w:val="0068679D"/>
    <w:rsid w:val="00690F79"/>
    <w:rsid w:val="00695868"/>
    <w:rsid w:val="00696671"/>
    <w:rsid w:val="0069690B"/>
    <w:rsid w:val="006A2D39"/>
    <w:rsid w:val="006A383A"/>
    <w:rsid w:val="006A54F8"/>
    <w:rsid w:val="006A63E9"/>
    <w:rsid w:val="006B1ACD"/>
    <w:rsid w:val="006B5AED"/>
    <w:rsid w:val="006B5D5B"/>
    <w:rsid w:val="006C00CF"/>
    <w:rsid w:val="006C016A"/>
    <w:rsid w:val="006C0348"/>
    <w:rsid w:val="006C1A6D"/>
    <w:rsid w:val="006C5C5D"/>
    <w:rsid w:val="006C6EE0"/>
    <w:rsid w:val="006D20DB"/>
    <w:rsid w:val="006D22B8"/>
    <w:rsid w:val="006D3974"/>
    <w:rsid w:val="006D4796"/>
    <w:rsid w:val="006D75D8"/>
    <w:rsid w:val="006E0DF0"/>
    <w:rsid w:val="006E3AF9"/>
    <w:rsid w:val="006E4ADA"/>
    <w:rsid w:val="006E6F54"/>
    <w:rsid w:val="006E79F0"/>
    <w:rsid w:val="006F09E5"/>
    <w:rsid w:val="006F3077"/>
    <w:rsid w:val="006F4ADF"/>
    <w:rsid w:val="006F5CD6"/>
    <w:rsid w:val="006F72D6"/>
    <w:rsid w:val="00700FB5"/>
    <w:rsid w:val="0070547F"/>
    <w:rsid w:val="0070766A"/>
    <w:rsid w:val="00707AF6"/>
    <w:rsid w:val="00707E03"/>
    <w:rsid w:val="00710075"/>
    <w:rsid w:val="00710D97"/>
    <w:rsid w:val="00710E5E"/>
    <w:rsid w:val="00712F37"/>
    <w:rsid w:val="0071396B"/>
    <w:rsid w:val="0071490D"/>
    <w:rsid w:val="00714A2C"/>
    <w:rsid w:val="007171FA"/>
    <w:rsid w:val="00717E88"/>
    <w:rsid w:val="00720C86"/>
    <w:rsid w:val="00721EAF"/>
    <w:rsid w:val="00722D79"/>
    <w:rsid w:val="00723577"/>
    <w:rsid w:val="0072394B"/>
    <w:rsid w:val="0072696C"/>
    <w:rsid w:val="00731428"/>
    <w:rsid w:val="00732E2C"/>
    <w:rsid w:val="007346D1"/>
    <w:rsid w:val="0073596B"/>
    <w:rsid w:val="007376C9"/>
    <w:rsid w:val="00737A35"/>
    <w:rsid w:val="0074122A"/>
    <w:rsid w:val="007414A9"/>
    <w:rsid w:val="00741AD6"/>
    <w:rsid w:val="0074238C"/>
    <w:rsid w:val="00742BAF"/>
    <w:rsid w:val="0074603B"/>
    <w:rsid w:val="00747618"/>
    <w:rsid w:val="00747AFA"/>
    <w:rsid w:val="00750AA2"/>
    <w:rsid w:val="00751DC8"/>
    <w:rsid w:val="007554A5"/>
    <w:rsid w:val="0075656B"/>
    <w:rsid w:val="00757B3A"/>
    <w:rsid w:val="007607F1"/>
    <w:rsid w:val="00760A78"/>
    <w:rsid w:val="007679E4"/>
    <w:rsid w:val="007710C8"/>
    <w:rsid w:val="00771D90"/>
    <w:rsid w:val="007723F1"/>
    <w:rsid w:val="00774BB3"/>
    <w:rsid w:val="00775168"/>
    <w:rsid w:val="00776F00"/>
    <w:rsid w:val="007772D8"/>
    <w:rsid w:val="00782311"/>
    <w:rsid w:val="00782F38"/>
    <w:rsid w:val="00785773"/>
    <w:rsid w:val="00786FFA"/>
    <w:rsid w:val="007911C0"/>
    <w:rsid w:val="0079126D"/>
    <w:rsid w:val="007938B6"/>
    <w:rsid w:val="007945A8"/>
    <w:rsid w:val="00794BB9"/>
    <w:rsid w:val="00795EB9"/>
    <w:rsid w:val="00796ADA"/>
    <w:rsid w:val="007A1390"/>
    <w:rsid w:val="007A1D4D"/>
    <w:rsid w:val="007A1E9E"/>
    <w:rsid w:val="007A2D00"/>
    <w:rsid w:val="007A3E27"/>
    <w:rsid w:val="007A586E"/>
    <w:rsid w:val="007B0F35"/>
    <w:rsid w:val="007B1325"/>
    <w:rsid w:val="007B18AF"/>
    <w:rsid w:val="007B1E75"/>
    <w:rsid w:val="007B3157"/>
    <w:rsid w:val="007B3F71"/>
    <w:rsid w:val="007B41E7"/>
    <w:rsid w:val="007B459C"/>
    <w:rsid w:val="007B54DC"/>
    <w:rsid w:val="007B578B"/>
    <w:rsid w:val="007C062B"/>
    <w:rsid w:val="007C2831"/>
    <w:rsid w:val="007C437C"/>
    <w:rsid w:val="007C4AB1"/>
    <w:rsid w:val="007C5EBF"/>
    <w:rsid w:val="007C78AE"/>
    <w:rsid w:val="007D03E6"/>
    <w:rsid w:val="007D195A"/>
    <w:rsid w:val="007D345F"/>
    <w:rsid w:val="007D47E3"/>
    <w:rsid w:val="007D4B8C"/>
    <w:rsid w:val="007D55AD"/>
    <w:rsid w:val="007D6FB7"/>
    <w:rsid w:val="007E0185"/>
    <w:rsid w:val="007E16BE"/>
    <w:rsid w:val="007E1E24"/>
    <w:rsid w:val="007E493B"/>
    <w:rsid w:val="007E5610"/>
    <w:rsid w:val="007E6EF6"/>
    <w:rsid w:val="007F030E"/>
    <w:rsid w:val="007F082E"/>
    <w:rsid w:val="007F113E"/>
    <w:rsid w:val="007F22F5"/>
    <w:rsid w:val="007F32CE"/>
    <w:rsid w:val="007F5199"/>
    <w:rsid w:val="007F5FD7"/>
    <w:rsid w:val="007F6E2C"/>
    <w:rsid w:val="007F6E45"/>
    <w:rsid w:val="008019F6"/>
    <w:rsid w:val="008020A7"/>
    <w:rsid w:val="008022C9"/>
    <w:rsid w:val="008023AB"/>
    <w:rsid w:val="008029D4"/>
    <w:rsid w:val="008043B1"/>
    <w:rsid w:val="008046FA"/>
    <w:rsid w:val="00804B74"/>
    <w:rsid w:val="0080651B"/>
    <w:rsid w:val="0080695E"/>
    <w:rsid w:val="008074DC"/>
    <w:rsid w:val="00810F41"/>
    <w:rsid w:val="00816D1E"/>
    <w:rsid w:val="00817694"/>
    <w:rsid w:val="0082129B"/>
    <w:rsid w:val="0082228D"/>
    <w:rsid w:val="00822A04"/>
    <w:rsid w:val="0082429E"/>
    <w:rsid w:val="00825197"/>
    <w:rsid w:val="00825C62"/>
    <w:rsid w:val="00825FB3"/>
    <w:rsid w:val="0082686C"/>
    <w:rsid w:val="00827FA8"/>
    <w:rsid w:val="008302B1"/>
    <w:rsid w:val="008314D5"/>
    <w:rsid w:val="00831507"/>
    <w:rsid w:val="00836C04"/>
    <w:rsid w:val="00841217"/>
    <w:rsid w:val="008437A2"/>
    <w:rsid w:val="00843AEA"/>
    <w:rsid w:val="00843D35"/>
    <w:rsid w:val="00845AB3"/>
    <w:rsid w:val="00845DFE"/>
    <w:rsid w:val="00845ED3"/>
    <w:rsid w:val="008462BC"/>
    <w:rsid w:val="00846F86"/>
    <w:rsid w:val="00850BDA"/>
    <w:rsid w:val="00851E98"/>
    <w:rsid w:val="0085215F"/>
    <w:rsid w:val="008528A5"/>
    <w:rsid w:val="0085300E"/>
    <w:rsid w:val="00857810"/>
    <w:rsid w:val="00857CFB"/>
    <w:rsid w:val="00857D10"/>
    <w:rsid w:val="00860928"/>
    <w:rsid w:val="00861B84"/>
    <w:rsid w:val="00864286"/>
    <w:rsid w:val="00870BDD"/>
    <w:rsid w:val="00872F0F"/>
    <w:rsid w:val="00873722"/>
    <w:rsid w:val="008746F8"/>
    <w:rsid w:val="00876EA6"/>
    <w:rsid w:val="008860E8"/>
    <w:rsid w:val="00887143"/>
    <w:rsid w:val="00887F8E"/>
    <w:rsid w:val="00895377"/>
    <w:rsid w:val="008A528E"/>
    <w:rsid w:val="008A5829"/>
    <w:rsid w:val="008A5ECC"/>
    <w:rsid w:val="008B1950"/>
    <w:rsid w:val="008B19E7"/>
    <w:rsid w:val="008B2206"/>
    <w:rsid w:val="008B3185"/>
    <w:rsid w:val="008B643D"/>
    <w:rsid w:val="008C0029"/>
    <w:rsid w:val="008C178F"/>
    <w:rsid w:val="008C2C55"/>
    <w:rsid w:val="008C4822"/>
    <w:rsid w:val="008C5304"/>
    <w:rsid w:val="008C53AF"/>
    <w:rsid w:val="008C560A"/>
    <w:rsid w:val="008C5626"/>
    <w:rsid w:val="008C79DA"/>
    <w:rsid w:val="008D116A"/>
    <w:rsid w:val="008D467C"/>
    <w:rsid w:val="008D4C32"/>
    <w:rsid w:val="008E7319"/>
    <w:rsid w:val="008E7AD4"/>
    <w:rsid w:val="008F1A29"/>
    <w:rsid w:val="008F1C01"/>
    <w:rsid w:val="008F3F79"/>
    <w:rsid w:val="008F4791"/>
    <w:rsid w:val="008F6643"/>
    <w:rsid w:val="008F7405"/>
    <w:rsid w:val="00901544"/>
    <w:rsid w:val="00903478"/>
    <w:rsid w:val="0090775C"/>
    <w:rsid w:val="009103AF"/>
    <w:rsid w:val="00910C63"/>
    <w:rsid w:val="00913046"/>
    <w:rsid w:val="009132A4"/>
    <w:rsid w:val="00914CCB"/>
    <w:rsid w:val="00915DB2"/>
    <w:rsid w:val="00921272"/>
    <w:rsid w:val="00922327"/>
    <w:rsid w:val="0092397B"/>
    <w:rsid w:val="00925BBE"/>
    <w:rsid w:val="00931839"/>
    <w:rsid w:val="00933F5C"/>
    <w:rsid w:val="00937881"/>
    <w:rsid w:val="0094130B"/>
    <w:rsid w:val="00941BDF"/>
    <w:rsid w:val="00944097"/>
    <w:rsid w:val="00946B58"/>
    <w:rsid w:val="00947B3C"/>
    <w:rsid w:val="009500FE"/>
    <w:rsid w:val="0095525A"/>
    <w:rsid w:val="0095541A"/>
    <w:rsid w:val="0095648D"/>
    <w:rsid w:val="0095659E"/>
    <w:rsid w:val="00962866"/>
    <w:rsid w:val="00963FF1"/>
    <w:rsid w:val="009646E4"/>
    <w:rsid w:val="00964B0F"/>
    <w:rsid w:val="00966F95"/>
    <w:rsid w:val="009702F2"/>
    <w:rsid w:val="00970D36"/>
    <w:rsid w:val="00971F6B"/>
    <w:rsid w:val="00974C21"/>
    <w:rsid w:val="009768DA"/>
    <w:rsid w:val="00981274"/>
    <w:rsid w:val="00983CEE"/>
    <w:rsid w:val="00987197"/>
    <w:rsid w:val="00987368"/>
    <w:rsid w:val="00987584"/>
    <w:rsid w:val="0099090E"/>
    <w:rsid w:val="00990C79"/>
    <w:rsid w:val="009935C7"/>
    <w:rsid w:val="00997C49"/>
    <w:rsid w:val="009A0100"/>
    <w:rsid w:val="009A3F49"/>
    <w:rsid w:val="009A42C0"/>
    <w:rsid w:val="009A5161"/>
    <w:rsid w:val="009A5D12"/>
    <w:rsid w:val="009A5EEB"/>
    <w:rsid w:val="009A6414"/>
    <w:rsid w:val="009A65E6"/>
    <w:rsid w:val="009B11ED"/>
    <w:rsid w:val="009B51DF"/>
    <w:rsid w:val="009C49E8"/>
    <w:rsid w:val="009C5364"/>
    <w:rsid w:val="009C53DF"/>
    <w:rsid w:val="009C608F"/>
    <w:rsid w:val="009D03E8"/>
    <w:rsid w:val="009D0DEA"/>
    <w:rsid w:val="009D50C3"/>
    <w:rsid w:val="009D518E"/>
    <w:rsid w:val="009D54E6"/>
    <w:rsid w:val="009D56FE"/>
    <w:rsid w:val="009D6988"/>
    <w:rsid w:val="009D6EA7"/>
    <w:rsid w:val="009E10E9"/>
    <w:rsid w:val="009E14CE"/>
    <w:rsid w:val="009E2CA0"/>
    <w:rsid w:val="009E6ADE"/>
    <w:rsid w:val="009E7583"/>
    <w:rsid w:val="009F37FF"/>
    <w:rsid w:val="009F3AA1"/>
    <w:rsid w:val="009F5760"/>
    <w:rsid w:val="009F75A8"/>
    <w:rsid w:val="00A0397B"/>
    <w:rsid w:val="00A03E39"/>
    <w:rsid w:val="00A058E3"/>
    <w:rsid w:val="00A0620E"/>
    <w:rsid w:val="00A075F4"/>
    <w:rsid w:val="00A102CD"/>
    <w:rsid w:val="00A10BF0"/>
    <w:rsid w:val="00A11323"/>
    <w:rsid w:val="00A1280D"/>
    <w:rsid w:val="00A12B49"/>
    <w:rsid w:val="00A13010"/>
    <w:rsid w:val="00A1356C"/>
    <w:rsid w:val="00A13AE1"/>
    <w:rsid w:val="00A13BAC"/>
    <w:rsid w:val="00A2251F"/>
    <w:rsid w:val="00A226DE"/>
    <w:rsid w:val="00A3027D"/>
    <w:rsid w:val="00A30826"/>
    <w:rsid w:val="00A35DC4"/>
    <w:rsid w:val="00A40D11"/>
    <w:rsid w:val="00A41007"/>
    <w:rsid w:val="00A41571"/>
    <w:rsid w:val="00A424F4"/>
    <w:rsid w:val="00A430D2"/>
    <w:rsid w:val="00A47154"/>
    <w:rsid w:val="00A47CF5"/>
    <w:rsid w:val="00A52EE4"/>
    <w:rsid w:val="00A5577E"/>
    <w:rsid w:val="00A57C6D"/>
    <w:rsid w:val="00A60547"/>
    <w:rsid w:val="00A61EE2"/>
    <w:rsid w:val="00A62032"/>
    <w:rsid w:val="00A62F7C"/>
    <w:rsid w:val="00A7080E"/>
    <w:rsid w:val="00A72CDD"/>
    <w:rsid w:val="00A74E8D"/>
    <w:rsid w:val="00A7501D"/>
    <w:rsid w:val="00A754B1"/>
    <w:rsid w:val="00A77AB4"/>
    <w:rsid w:val="00A82712"/>
    <w:rsid w:val="00A834F2"/>
    <w:rsid w:val="00A84657"/>
    <w:rsid w:val="00A85B98"/>
    <w:rsid w:val="00A92B52"/>
    <w:rsid w:val="00A92B8A"/>
    <w:rsid w:val="00A97559"/>
    <w:rsid w:val="00A97F3C"/>
    <w:rsid w:val="00AA1A1D"/>
    <w:rsid w:val="00AA3F9E"/>
    <w:rsid w:val="00AA4FD5"/>
    <w:rsid w:val="00AA51C0"/>
    <w:rsid w:val="00AA71E2"/>
    <w:rsid w:val="00AA754D"/>
    <w:rsid w:val="00AB2038"/>
    <w:rsid w:val="00AB34CC"/>
    <w:rsid w:val="00AB4120"/>
    <w:rsid w:val="00AB4B0F"/>
    <w:rsid w:val="00AB61BC"/>
    <w:rsid w:val="00AC02C9"/>
    <w:rsid w:val="00AC077D"/>
    <w:rsid w:val="00AC0D9A"/>
    <w:rsid w:val="00AC62EC"/>
    <w:rsid w:val="00AC70CE"/>
    <w:rsid w:val="00AC7858"/>
    <w:rsid w:val="00AC7E22"/>
    <w:rsid w:val="00AD1B8A"/>
    <w:rsid w:val="00AD334D"/>
    <w:rsid w:val="00AD40BD"/>
    <w:rsid w:val="00AD6253"/>
    <w:rsid w:val="00AD7A78"/>
    <w:rsid w:val="00AE05A5"/>
    <w:rsid w:val="00AE094E"/>
    <w:rsid w:val="00AE2CA2"/>
    <w:rsid w:val="00AE3D0D"/>
    <w:rsid w:val="00AE4CF1"/>
    <w:rsid w:val="00AE7086"/>
    <w:rsid w:val="00AE767F"/>
    <w:rsid w:val="00AE78EF"/>
    <w:rsid w:val="00AE7B8C"/>
    <w:rsid w:val="00AF0A39"/>
    <w:rsid w:val="00AF2090"/>
    <w:rsid w:val="00AF5EDD"/>
    <w:rsid w:val="00B03349"/>
    <w:rsid w:val="00B034AC"/>
    <w:rsid w:val="00B07C1C"/>
    <w:rsid w:val="00B10425"/>
    <w:rsid w:val="00B137E8"/>
    <w:rsid w:val="00B13D73"/>
    <w:rsid w:val="00B17A52"/>
    <w:rsid w:val="00B21E71"/>
    <w:rsid w:val="00B25868"/>
    <w:rsid w:val="00B27319"/>
    <w:rsid w:val="00B33FCC"/>
    <w:rsid w:val="00B37987"/>
    <w:rsid w:val="00B37DAD"/>
    <w:rsid w:val="00B37DC4"/>
    <w:rsid w:val="00B407DC"/>
    <w:rsid w:val="00B40B6F"/>
    <w:rsid w:val="00B40F45"/>
    <w:rsid w:val="00B41285"/>
    <w:rsid w:val="00B42950"/>
    <w:rsid w:val="00B44503"/>
    <w:rsid w:val="00B47A62"/>
    <w:rsid w:val="00B5135B"/>
    <w:rsid w:val="00B523F0"/>
    <w:rsid w:val="00B52A46"/>
    <w:rsid w:val="00B564C0"/>
    <w:rsid w:val="00B61435"/>
    <w:rsid w:val="00B62610"/>
    <w:rsid w:val="00B6263A"/>
    <w:rsid w:val="00B638AA"/>
    <w:rsid w:val="00B70711"/>
    <w:rsid w:val="00B71EB3"/>
    <w:rsid w:val="00B729C4"/>
    <w:rsid w:val="00B74CC2"/>
    <w:rsid w:val="00B74ED4"/>
    <w:rsid w:val="00B75313"/>
    <w:rsid w:val="00B80696"/>
    <w:rsid w:val="00B807C8"/>
    <w:rsid w:val="00B8617E"/>
    <w:rsid w:val="00B863FF"/>
    <w:rsid w:val="00B8712C"/>
    <w:rsid w:val="00B919DC"/>
    <w:rsid w:val="00B91C58"/>
    <w:rsid w:val="00B92743"/>
    <w:rsid w:val="00B94008"/>
    <w:rsid w:val="00B94DD5"/>
    <w:rsid w:val="00B9512D"/>
    <w:rsid w:val="00B96494"/>
    <w:rsid w:val="00B96F9F"/>
    <w:rsid w:val="00B97188"/>
    <w:rsid w:val="00B97585"/>
    <w:rsid w:val="00B97831"/>
    <w:rsid w:val="00BA1B42"/>
    <w:rsid w:val="00BA2E30"/>
    <w:rsid w:val="00BA3777"/>
    <w:rsid w:val="00BA3C1C"/>
    <w:rsid w:val="00BA78F9"/>
    <w:rsid w:val="00BB47FD"/>
    <w:rsid w:val="00BB5320"/>
    <w:rsid w:val="00BB64D3"/>
    <w:rsid w:val="00BB6886"/>
    <w:rsid w:val="00BC0781"/>
    <w:rsid w:val="00BC0803"/>
    <w:rsid w:val="00BC2C65"/>
    <w:rsid w:val="00BC3386"/>
    <w:rsid w:val="00BC40EB"/>
    <w:rsid w:val="00BC496B"/>
    <w:rsid w:val="00BC4EFE"/>
    <w:rsid w:val="00BC5F26"/>
    <w:rsid w:val="00BC5F91"/>
    <w:rsid w:val="00BC733F"/>
    <w:rsid w:val="00BD0E23"/>
    <w:rsid w:val="00BD2596"/>
    <w:rsid w:val="00BD41AD"/>
    <w:rsid w:val="00BD6F6D"/>
    <w:rsid w:val="00BD7799"/>
    <w:rsid w:val="00BE0892"/>
    <w:rsid w:val="00BE1C6A"/>
    <w:rsid w:val="00BE322A"/>
    <w:rsid w:val="00BE48C6"/>
    <w:rsid w:val="00BF05D3"/>
    <w:rsid w:val="00BF09D7"/>
    <w:rsid w:val="00BF437B"/>
    <w:rsid w:val="00BF74DB"/>
    <w:rsid w:val="00C014EA"/>
    <w:rsid w:val="00C023DD"/>
    <w:rsid w:val="00C04F97"/>
    <w:rsid w:val="00C158A6"/>
    <w:rsid w:val="00C16F8D"/>
    <w:rsid w:val="00C229FA"/>
    <w:rsid w:val="00C27BE0"/>
    <w:rsid w:val="00C27E62"/>
    <w:rsid w:val="00C3205A"/>
    <w:rsid w:val="00C34914"/>
    <w:rsid w:val="00C350D9"/>
    <w:rsid w:val="00C36285"/>
    <w:rsid w:val="00C44412"/>
    <w:rsid w:val="00C46669"/>
    <w:rsid w:val="00C5361B"/>
    <w:rsid w:val="00C53646"/>
    <w:rsid w:val="00C53AA5"/>
    <w:rsid w:val="00C54FA6"/>
    <w:rsid w:val="00C55B6F"/>
    <w:rsid w:val="00C561DB"/>
    <w:rsid w:val="00C570B6"/>
    <w:rsid w:val="00C579B3"/>
    <w:rsid w:val="00C603FD"/>
    <w:rsid w:val="00C6713F"/>
    <w:rsid w:val="00C6762A"/>
    <w:rsid w:val="00C67BCD"/>
    <w:rsid w:val="00C70ECC"/>
    <w:rsid w:val="00C7779B"/>
    <w:rsid w:val="00C77DDE"/>
    <w:rsid w:val="00C80104"/>
    <w:rsid w:val="00C81C3E"/>
    <w:rsid w:val="00C83082"/>
    <w:rsid w:val="00C83C65"/>
    <w:rsid w:val="00C86F67"/>
    <w:rsid w:val="00C912F7"/>
    <w:rsid w:val="00C916D5"/>
    <w:rsid w:val="00C92A96"/>
    <w:rsid w:val="00C9414A"/>
    <w:rsid w:val="00C9506C"/>
    <w:rsid w:val="00CA63DB"/>
    <w:rsid w:val="00CA75FB"/>
    <w:rsid w:val="00CB0EA6"/>
    <w:rsid w:val="00CB3A0D"/>
    <w:rsid w:val="00CB3DE7"/>
    <w:rsid w:val="00CB462D"/>
    <w:rsid w:val="00CB5490"/>
    <w:rsid w:val="00CB5527"/>
    <w:rsid w:val="00CB6F42"/>
    <w:rsid w:val="00CB7083"/>
    <w:rsid w:val="00CB708C"/>
    <w:rsid w:val="00CC037F"/>
    <w:rsid w:val="00CC2600"/>
    <w:rsid w:val="00CC3920"/>
    <w:rsid w:val="00CC4188"/>
    <w:rsid w:val="00CC48C5"/>
    <w:rsid w:val="00CC4F07"/>
    <w:rsid w:val="00CC4F88"/>
    <w:rsid w:val="00CD0005"/>
    <w:rsid w:val="00CD2117"/>
    <w:rsid w:val="00CD348B"/>
    <w:rsid w:val="00CD3C1D"/>
    <w:rsid w:val="00CD476B"/>
    <w:rsid w:val="00CE22E7"/>
    <w:rsid w:val="00CE55D3"/>
    <w:rsid w:val="00CE643B"/>
    <w:rsid w:val="00CE6D18"/>
    <w:rsid w:val="00CF518C"/>
    <w:rsid w:val="00CF617B"/>
    <w:rsid w:val="00CF68D6"/>
    <w:rsid w:val="00CF6FF9"/>
    <w:rsid w:val="00D00712"/>
    <w:rsid w:val="00D013C9"/>
    <w:rsid w:val="00D020F3"/>
    <w:rsid w:val="00D02C81"/>
    <w:rsid w:val="00D1092F"/>
    <w:rsid w:val="00D10B99"/>
    <w:rsid w:val="00D111B4"/>
    <w:rsid w:val="00D1122C"/>
    <w:rsid w:val="00D125A1"/>
    <w:rsid w:val="00D125EB"/>
    <w:rsid w:val="00D14C4B"/>
    <w:rsid w:val="00D20A86"/>
    <w:rsid w:val="00D21FCD"/>
    <w:rsid w:val="00D23D71"/>
    <w:rsid w:val="00D24AF0"/>
    <w:rsid w:val="00D259AB"/>
    <w:rsid w:val="00D26371"/>
    <w:rsid w:val="00D27A9B"/>
    <w:rsid w:val="00D304BC"/>
    <w:rsid w:val="00D317BC"/>
    <w:rsid w:val="00D31914"/>
    <w:rsid w:val="00D337B4"/>
    <w:rsid w:val="00D34442"/>
    <w:rsid w:val="00D3555D"/>
    <w:rsid w:val="00D361CA"/>
    <w:rsid w:val="00D40EF4"/>
    <w:rsid w:val="00D423BE"/>
    <w:rsid w:val="00D43952"/>
    <w:rsid w:val="00D4632C"/>
    <w:rsid w:val="00D4733D"/>
    <w:rsid w:val="00D5023E"/>
    <w:rsid w:val="00D512EE"/>
    <w:rsid w:val="00D515ED"/>
    <w:rsid w:val="00D528FD"/>
    <w:rsid w:val="00D52DDA"/>
    <w:rsid w:val="00D5487B"/>
    <w:rsid w:val="00D54B65"/>
    <w:rsid w:val="00D559EC"/>
    <w:rsid w:val="00D56C8E"/>
    <w:rsid w:val="00D57578"/>
    <w:rsid w:val="00D576CC"/>
    <w:rsid w:val="00D57F2C"/>
    <w:rsid w:val="00D63837"/>
    <w:rsid w:val="00D64715"/>
    <w:rsid w:val="00D653E0"/>
    <w:rsid w:val="00D70B45"/>
    <w:rsid w:val="00D735DA"/>
    <w:rsid w:val="00D752B7"/>
    <w:rsid w:val="00D7636D"/>
    <w:rsid w:val="00D84840"/>
    <w:rsid w:val="00D85B79"/>
    <w:rsid w:val="00D86B73"/>
    <w:rsid w:val="00D92979"/>
    <w:rsid w:val="00D93668"/>
    <w:rsid w:val="00D944E3"/>
    <w:rsid w:val="00D94F7D"/>
    <w:rsid w:val="00DA1A1D"/>
    <w:rsid w:val="00DA29B2"/>
    <w:rsid w:val="00DA341A"/>
    <w:rsid w:val="00DA45ED"/>
    <w:rsid w:val="00DA7402"/>
    <w:rsid w:val="00DB1274"/>
    <w:rsid w:val="00DB69C2"/>
    <w:rsid w:val="00DB74A8"/>
    <w:rsid w:val="00DC122A"/>
    <w:rsid w:val="00DC1559"/>
    <w:rsid w:val="00DC1F4D"/>
    <w:rsid w:val="00DC3F92"/>
    <w:rsid w:val="00DC4620"/>
    <w:rsid w:val="00DC475E"/>
    <w:rsid w:val="00DC4BC3"/>
    <w:rsid w:val="00DC7F17"/>
    <w:rsid w:val="00DD3384"/>
    <w:rsid w:val="00DD3612"/>
    <w:rsid w:val="00DD64D7"/>
    <w:rsid w:val="00DD680E"/>
    <w:rsid w:val="00DE19CA"/>
    <w:rsid w:val="00DE43A1"/>
    <w:rsid w:val="00DE6064"/>
    <w:rsid w:val="00DE63E6"/>
    <w:rsid w:val="00DF194C"/>
    <w:rsid w:val="00DF2535"/>
    <w:rsid w:val="00DF36B9"/>
    <w:rsid w:val="00DF3762"/>
    <w:rsid w:val="00DF3B29"/>
    <w:rsid w:val="00DF4C2F"/>
    <w:rsid w:val="00DF62C8"/>
    <w:rsid w:val="00DF695B"/>
    <w:rsid w:val="00E01A2F"/>
    <w:rsid w:val="00E01B08"/>
    <w:rsid w:val="00E01DB8"/>
    <w:rsid w:val="00E02C3F"/>
    <w:rsid w:val="00E03185"/>
    <w:rsid w:val="00E0372A"/>
    <w:rsid w:val="00E05723"/>
    <w:rsid w:val="00E07114"/>
    <w:rsid w:val="00E07AC4"/>
    <w:rsid w:val="00E14EFB"/>
    <w:rsid w:val="00E15242"/>
    <w:rsid w:val="00E2134F"/>
    <w:rsid w:val="00E23BAE"/>
    <w:rsid w:val="00E23C02"/>
    <w:rsid w:val="00E25A40"/>
    <w:rsid w:val="00E25EDD"/>
    <w:rsid w:val="00E30C1D"/>
    <w:rsid w:val="00E312ED"/>
    <w:rsid w:val="00E322F0"/>
    <w:rsid w:val="00E32377"/>
    <w:rsid w:val="00E32D4C"/>
    <w:rsid w:val="00E34F3E"/>
    <w:rsid w:val="00E366C7"/>
    <w:rsid w:val="00E41118"/>
    <w:rsid w:val="00E41CA1"/>
    <w:rsid w:val="00E43D1D"/>
    <w:rsid w:val="00E450F3"/>
    <w:rsid w:val="00E467E6"/>
    <w:rsid w:val="00E47155"/>
    <w:rsid w:val="00E47F85"/>
    <w:rsid w:val="00E50288"/>
    <w:rsid w:val="00E50533"/>
    <w:rsid w:val="00E5503B"/>
    <w:rsid w:val="00E5564C"/>
    <w:rsid w:val="00E57549"/>
    <w:rsid w:val="00E57CC5"/>
    <w:rsid w:val="00E65937"/>
    <w:rsid w:val="00E755A5"/>
    <w:rsid w:val="00E75891"/>
    <w:rsid w:val="00E765EB"/>
    <w:rsid w:val="00E8106C"/>
    <w:rsid w:val="00E81E7C"/>
    <w:rsid w:val="00E8385E"/>
    <w:rsid w:val="00E84A8C"/>
    <w:rsid w:val="00E85A7E"/>
    <w:rsid w:val="00E86CB5"/>
    <w:rsid w:val="00E87945"/>
    <w:rsid w:val="00E9142A"/>
    <w:rsid w:val="00E91C55"/>
    <w:rsid w:val="00E92C8E"/>
    <w:rsid w:val="00E93007"/>
    <w:rsid w:val="00E94ACD"/>
    <w:rsid w:val="00E971EA"/>
    <w:rsid w:val="00EA1618"/>
    <w:rsid w:val="00EA2C96"/>
    <w:rsid w:val="00EA4512"/>
    <w:rsid w:val="00EA7E2D"/>
    <w:rsid w:val="00EB0C0D"/>
    <w:rsid w:val="00EB123E"/>
    <w:rsid w:val="00EB4FCB"/>
    <w:rsid w:val="00EB7C87"/>
    <w:rsid w:val="00EC01A2"/>
    <w:rsid w:val="00EC0BB4"/>
    <w:rsid w:val="00EC10A0"/>
    <w:rsid w:val="00EC129D"/>
    <w:rsid w:val="00EC1534"/>
    <w:rsid w:val="00EC4116"/>
    <w:rsid w:val="00ED0BF4"/>
    <w:rsid w:val="00ED27AD"/>
    <w:rsid w:val="00ED28AC"/>
    <w:rsid w:val="00ED395C"/>
    <w:rsid w:val="00ED3C45"/>
    <w:rsid w:val="00ED47C8"/>
    <w:rsid w:val="00ED482E"/>
    <w:rsid w:val="00ED5D9C"/>
    <w:rsid w:val="00EE0D7D"/>
    <w:rsid w:val="00EE0F10"/>
    <w:rsid w:val="00EE11EC"/>
    <w:rsid w:val="00EE2466"/>
    <w:rsid w:val="00EE3737"/>
    <w:rsid w:val="00EE6350"/>
    <w:rsid w:val="00F011BC"/>
    <w:rsid w:val="00F02E58"/>
    <w:rsid w:val="00F061CF"/>
    <w:rsid w:val="00F07ED5"/>
    <w:rsid w:val="00F110C9"/>
    <w:rsid w:val="00F11DA9"/>
    <w:rsid w:val="00F13563"/>
    <w:rsid w:val="00F13784"/>
    <w:rsid w:val="00F155E2"/>
    <w:rsid w:val="00F203A2"/>
    <w:rsid w:val="00F2204D"/>
    <w:rsid w:val="00F241B2"/>
    <w:rsid w:val="00F25DED"/>
    <w:rsid w:val="00F26AFC"/>
    <w:rsid w:val="00F26E16"/>
    <w:rsid w:val="00F31AEF"/>
    <w:rsid w:val="00F32EA9"/>
    <w:rsid w:val="00F344EB"/>
    <w:rsid w:val="00F35A9C"/>
    <w:rsid w:val="00F3635E"/>
    <w:rsid w:val="00F369F8"/>
    <w:rsid w:val="00F3726A"/>
    <w:rsid w:val="00F4101E"/>
    <w:rsid w:val="00F424FB"/>
    <w:rsid w:val="00F42F92"/>
    <w:rsid w:val="00F431AE"/>
    <w:rsid w:val="00F439F8"/>
    <w:rsid w:val="00F44AE1"/>
    <w:rsid w:val="00F519EB"/>
    <w:rsid w:val="00F525E1"/>
    <w:rsid w:val="00F600DF"/>
    <w:rsid w:val="00F60EE8"/>
    <w:rsid w:val="00F61172"/>
    <w:rsid w:val="00F636F6"/>
    <w:rsid w:val="00F640CD"/>
    <w:rsid w:val="00F64B05"/>
    <w:rsid w:val="00F65A41"/>
    <w:rsid w:val="00F6674C"/>
    <w:rsid w:val="00F6766F"/>
    <w:rsid w:val="00F7235F"/>
    <w:rsid w:val="00F72F38"/>
    <w:rsid w:val="00F735FA"/>
    <w:rsid w:val="00F73B27"/>
    <w:rsid w:val="00F7431B"/>
    <w:rsid w:val="00F74434"/>
    <w:rsid w:val="00F74527"/>
    <w:rsid w:val="00F751D0"/>
    <w:rsid w:val="00F7598F"/>
    <w:rsid w:val="00F75FCA"/>
    <w:rsid w:val="00F76220"/>
    <w:rsid w:val="00F77BC8"/>
    <w:rsid w:val="00F804A9"/>
    <w:rsid w:val="00F8070F"/>
    <w:rsid w:val="00F816F3"/>
    <w:rsid w:val="00F87AFE"/>
    <w:rsid w:val="00F90DC9"/>
    <w:rsid w:val="00F92299"/>
    <w:rsid w:val="00F92888"/>
    <w:rsid w:val="00F92DA2"/>
    <w:rsid w:val="00F93B08"/>
    <w:rsid w:val="00F96E91"/>
    <w:rsid w:val="00FA0A5C"/>
    <w:rsid w:val="00FA36AB"/>
    <w:rsid w:val="00FA3D73"/>
    <w:rsid w:val="00FA4BB5"/>
    <w:rsid w:val="00FA6F8C"/>
    <w:rsid w:val="00FB1202"/>
    <w:rsid w:val="00FB24FF"/>
    <w:rsid w:val="00FB3F65"/>
    <w:rsid w:val="00FB70F8"/>
    <w:rsid w:val="00FB7466"/>
    <w:rsid w:val="00FC042E"/>
    <w:rsid w:val="00FC0A0B"/>
    <w:rsid w:val="00FC1044"/>
    <w:rsid w:val="00FC110A"/>
    <w:rsid w:val="00FC33D3"/>
    <w:rsid w:val="00FC6174"/>
    <w:rsid w:val="00FC73B9"/>
    <w:rsid w:val="00FD0272"/>
    <w:rsid w:val="00FD08BD"/>
    <w:rsid w:val="00FD0F75"/>
    <w:rsid w:val="00FD116A"/>
    <w:rsid w:val="00FD1913"/>
    <w:rsid w:val="00FD45A3"/>
    <w:rsid w:val="00FE1A13"/>
    <w:rsid w:val="00FE1C0A"/>
    <w:rsid w:val="00FE6B10"/>
    <w:rsid w:val="00FF323A"/>
    <w:rsid w:val="00FF4629"/>
    <w:rsid w:val="00FF4DB1"/>
    <w:rsid w:val="00FF5BB1"/>
    <w:rsid w:val="00FF7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BC36D"/>
  <w15:chartTrackingRefBased/>
  <w15:docId w15:val="{4C06EB0A-6444-DD4F-AF2E-24BE6DA8F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Theme="minorHAnsi" w:hAnsi="Garamond"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711"/>
    <w:pPr>
      <w:ind w:left="720"/>
      <w:contextualSpacing/>
    </w:pPr>
  </w:style>
  <w:style w:type="paragraph" w:styleId="NormalWeb">
    <w:name w:val="Normal (Web)"/>
    <w:basedOn w:val="Normal"/>
    <w:uiPriority w:val="99"/>
    <w:unhideWhenUsed/>
    <w:rsid w:val="005479EC"/>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8485F"/>
  </w:style>
  <w:style w:type="character" w:styleId="PlaceholderText">
    <w:name w:val="Placeholder Text"/>
    <w:basedOn w:val="DefaultParagraphFont"/>
    <w:uiPriority w:val="99"/>
    <w:semiHidden/>
    <w:rsid w:val="00A13010"/>
    <w:rPr>
      <w:color w:val="808080"/>
    </w:rPr>
  </w:style>
  <w:style w:type="paragraph" w:styleId="Footer">
    <w:name w:val="footer"/>
    <w:basedOn w:val="Normal"/>
    <w:link w:val="FooterChar"/>
    <w:uiPriority w:val="99"/>
    <w:unhideWhenUsed/>
    <w:rsid w:val="001460EA"/>
    <w:pPr>
      <w:tabs>
        <w:tab w:val="center" w:pos="4680"/>
        <w:tab w:val="right" w:pos="9360"/>
      </w:tabs>
    </w:pPr>
  </w:style>
  <w:style w:type="character" w:customStyle="1" w:styleId="FooterChar">
    <w:name w:val="Footer Char"/>
    <w:basedOn w:val="DefaultParagraphFont"/>
    <w:link w:val="Footer"/>
    <w:uiPriority w:val="99"/>
    <w:rsid w:val="001460EA"/>
  </w:style>
  <w:style w:type="character" w:styleId="PageNumber">
    <w:name w:val="page number"/>
    <w:basedOn w:val="DefaultParagraphFont"/>
    <w:uiPriority w:val="99"/>
    <w:semiHidden/>
    <w:unhideWhenUsed/>
    <w:rsid w:val="001460EA"/>
  </w:style>
  <w:style w:type="paragraph" w:styleId="Header">
    <w:name w:val="header"/>
    <w:basedOn w:val="Normal"/>
    <w:link w:val="HeaderChar"/>
    <w:uiPriority w:val="99"/>
    <w:unhideWhenUsed/>
    <w:rsid w:val="001460EA"/>
    <w:pPr>
      <w:tabs>
        <w:tab w:val="center" w:pos="4680"/>
        <w:tab w:val="right" w:pos="9360"/>
      </w:tabs>
    </w:pPr>
  </w:style>
  <w:style w:type="character" w:customStyle="1" w:styleId="HeaderChar">
    <w:name w:val="Header Char"/>
    <w:basedOn w:val="DefaultParagraphFont"/>
    <w:link w:val="Header"/>
    <w:uiPriority w:val="99"/>
    <w:rsid w:val="001460EA"/>
  </w:style>
  <w:style w:type="paragraph" w:styleId="FootnoteText">
    <w:name w:val="footnote text"/>
    <w:basedOn w:val="Normal"/>
    <w:link w:val="FootnoteTextChar"/>
    <w:uiPriority w:val="99"/>
    <w:semiHidden/>
    <w:unhideWhenUsed/>
    <w:rsid w:val="009D03E8"/>
    <w:rPr>
      <w:sz w:val="20"/>
      <w:szCs w:val="20"/>
    </w:rPr>
  </w:style>
  <w:style w:type="character" w:customStyle="1" w:styleId="FootnoteTextChar">
    <w:name w:val="Footnote Text Char"/>
    <w:basedOn w:val="DefaultParagraphFont"/>
    <w:link w:val="FootnoteText"/>
    <w:uiPriority w:val="99"/>
    <w:semiHidden/>
    <w:rsid w:val="009D03E8"/>
    <w:rPr>
      <w:sz w:val="20"/>
      <w:szCs w:val="20"/>
    </w:rPr>
  </w:style>
  <w:style w:type="character" w:styleId="FootnoteReference">
    <w:name w:val="footnote reference"/>
    <w:basedOn w:val="DefaultParagraphFont"/>
    <w:uiPriority w:val="99"/>
    <w:semiHidden/>
    <w:unhideWhenUsed/>
    <w:rsid w:val="009D03E8"/>
    <w:rPr>
      <w:vertAlign w:val="superscript"/>
    </w:rPr>
  </w:style>
  <w:style w:type="character" w:styleId="Hyperlink">
    <w:name w:val="Hyperlink"/>
    <w:basedOn w:val="DefaultParagraphFont"/>
    <w:uiPriority w:val="99"/>
    <w:unhideWhenUsed/>
    <w:rsid w:val="00292399"/>
    <w:rPr>
      <w:color w:val="0563C1" w:themeColor="hyperlink"/>
      <w:u w:val="single"/>
    </w:rPr>
  </w:style>
  <w:style w:type="character" w:styleId="UnresolvedMention">
    <w:name w:val="Unresolved Mention"/>
    <w:basedOn w:val="DefaultParagraphFont"/>
    <w:uiPriority w:val="99"/>
    <w:semiHidden/>
    <w:unhideWhenUsed/>
    <w:rsid w:val="00292399"/>
    <w:rPr>
      <w:color w:val="605E5C"/>
      <w:shd w:val="clear" w:color="auto" w:fill="E1DFDD"/>
    </w:rPr>
  </w:style>
  <w:style w:type="character" w:styleId="CommentReference">
    <w:name w:val="annotation reference"/>
    <w:basedOn w:val="DefaultParagraphFont"/>
    <w:uiPriority w:val="99"/>
    <w:semiHidden/>
    <w:unhideWhenUsed/>
    <w:rsid w:val="003F3FD4"/>
    <w:rPr>
      <w:sz w:val="16"/>
      <w:szCs w:val="16"/>
    </w:rPr>
  </w:style>
  <w:style w:type="paragraph" w:styleId="CommentText">
    <w:name w:val="annotation text"/>
    <w:basedOn w:val="Normal"/>
    <w:link w:val="CommentTextChar"/>
    <w:uiPriority w:val="99"/>
    <w:semiHidden/>
    <w:unhideWhenUsed/>
    <w:rsid w:val="003F3FD4"/>
    <w:rPr>
      <w:sz w:val="20"/>
      <w:szCs w:val="20"/>
    </w:rPr>
  </w:style>
  <w:style w:type="character" w:customStyle="1" w:styleId="CommentTextChar">
    <w:name w:val="Comment Text Char"/>
    <w:basedOn w:val="DefaultParagraphFont"/>
    <w:link w:val="CommentText"/>
    <w:uiPriority w:val="99"/>
    <w:semiHidden/>
    <w:rsid w:val="003F3FD4"/>
    <w:rPr>
      <w:sz w:val="20"/>
      <w:szCs w:val="20"/>
    </w:rPr>
  </w:style>
  <w:style w:type="paragraph" w:styleId="CommentSubject">
    <w:name w:val="annotation subject"/>
    <w:basedOn w:val="CommentText"/>
    <w:next w:val="CommentText"/>
    <w:link w:val="CommentSubjectChar"/>
    <w:uiPriority w:val="99"/>
    <w:semiHidden/>
    <w:unhideWhenUsed/>
    <w:rsid w:val="003F3FD4"/>
    <w:rPr>
      <w:b/>
      <w:bCs/>
    </w:rPr>
  </w:style>
  <w:style w:type="character" w:customStyle="1" w:styleId="CommentSubjectChar">
    <w:name w:val="Comment Subject Char"/>
    <w:basedOn w:val="CommentTextChar"/>
    <w:link w:val="CommentSubject"/>
    <w:uiPriority w:val="99"/>
    <w:semiHidden/>
    <w:rsid w:val="003F3FD4"/>
    <w:rPr>
      <w:b/>
      <w:bCs/>
      <w:sz w:val="20"/>
      <w:szCs w:val="20"/>
    </w:rPr>
  </w:style>
  <w:style w:type="paragraph" w:styleId="Revision">
    <w:name w:val="Revision"/>
    <w:hidden/>
    <w:uiPriority w:val="99"/>
    <w:semiHidden/>
    <w:rsid w:val="003F3FD4"/>
  </w:style>
  <w:style w:type="character" w:styleId="Strong">
    <w:name w:val="Strong"/>
    <w:basedOn w:val="DefaultParagraphFont"/>
    <w:uiPriority w:val="22"/>
    <w:qFormat/>
    <w:rsid w:val="001F5B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7438">
      <w:bodyDiv w:val="1"/>
      <w:marLeft w:val="0"/>
      <w:marRight w:val="0"/>
      <w:marTop w:val="0"/>
      <w:marBottom w:val="0"/>
      <w:divBdr>
        <w:top w:val="none" w:sz="0" w:space="0" w:color="auto"/>
        <w:left w:val="none" w:sz="0" w:space="0" w:color="auto"/>
        <w:bottom w:val="none" w:sz="0" w:space="0" w:color="auto"/>
        <w:right w:val="none" w:sz="0" w:space="0" w:color="auto"/>
      </w:divBdr>
    </w:div>
    <w:div w:id="60448553">
      <w:bodyDiv w:val="1"/>
      <w:marLeft w:val="0"/>
      <w:marRight w:val="0"/>
      <w:marTop w:val="0"/>
      <w:marBottom w:val="0"/>
      <w:divBdr>
        <w:top w:val="none" w:sz="0" w:space="0" w:color="auto"/>
        <w:left w:val="none" w:sz="0" w:space="0" w:color="auto"/>
        <w:bottom w:val="none" w:sz="0" w:space="0" w:color="auto"/>
        <w:right w:val="none" w:sz="0" w:space="0" w:color="auto"/>
      </w:divBdr>
    </w:div>
    <w:div w:id="124660126">
      <w:bodyDiv w:val="1"/>
      <w:marLeft w:val="0"/>
      <w:marRight w:val="0"/>
      <w:marTop w:val="0"/>
      <w:marBottom w:val="0"/>
      <w:divBdr>
        <w:top w:val="none" w:sz="0" w:space="0" w:color="auto"/>
        <w:left w:val="none" w:sz="0" w:space="0" w:color="auto"/>
        <w:bottom w:val="none" w:sz="0" w:space="0" w:color="auto"/>
        <w:right w:val="none" w:sz="0" w:space="0" w:color="auto"/>
      </w:divBdr>
      <w:divsChild>
        <w:div w:id="263802922">
          <w:marLeft w:val="0"/>
          <w:marRight w:val="0"/>
          <w:marTop w:val="0"/>
          <w:marBottom w:val="0"/>
          <w:divBdr>
            <w:top w:val="none" w:sz="0" w:space="0" w:color="auto"/>
            <w:left w:val="none" w:sz="0" w:space="0" w:color="auto"/>
            <w:bottom w:val="none" w:sz="0" w:space="0" w:color="auto"/>
            <w:right w:val="none" w:sz="0" w:space="0" w:color="auto"/>
          </w:divBdr>
          <w:divsChild>
            <w:div w:id="1941448977">
              <w:marLeft w:val="0"/>
              <w:marRight w:val="0"/>
              <w:marTop w:val="0"/>
              <w:marBottom w:val="0"/>
              <w:divBdr>
                <w:top w:val="none" w:sz="0" w:space="0" w:color="auto"/>
                <w:left w:val="none" w:sz="0" w:space="0" w:color="auto"/>
                <w:bottom w:val="none" w:sz="0" w:space="0" w:color="auto"/>
                <w:right w:val="none" w:sz="0" w:space="0" w:color="auto"/>
              </w:divBdr>
              <w:divsChild>
                <w:div w:id="19619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967">
      <w:bodyDiv w:val="1"/>
      <w:marLeft w:val="0"/>
      <w:marRight w:val="0"/>
      <w:marTop w:val="0"/>
      <w:marBottom w:val="0"/>
      <w:divBdr>
        <w:top w:val="none" w:sz="0" w:space="0" w:color="auto"/>
        <w:left w:val="none" w:sz="0" w:space="0" w:color="auto"/>
        <w:bottom w:val="none" w:sz="0" w:space="0" w:color="auto"/>
        <w:right w:val="none" w:sz="0" w:space="0" w:color="auto"/>
      </w:divBdr>
    </w:div>
    <w:div w:id="154885421">
      <w:bodyDiv w:val="1"/>
      <w:marLeft w:val="0"/>
      <w:marRight w:val="0"/>
      <w:marTop w:val="0"/>
      <w:marBottom w:val="0"/>
      <w:divBdr>
        <w:top w:val="none" w:sz="0" w:space="0" w:color="auto"/>
        <w:left w:val="none" w:sz="0" w:space="0" w:color="auto"/>
        <w:bottom w:val="none" w:sz="0" w:space="0" w:color="auto"/>
        <w:right w:val="none" w:sz="0" w:space="0" w:color="auto"/>
      </w:divBdr>
    </w:div>
    <w:div w:id="275331902">
      <w:bodyDiv w:val="1"/>
      <w:marLeft w:val="0"/>
      <w:marRight w:val="0"/>
      <w:marTop w:val="0"/>
      <w:marBottom w:val="0"/>
      <w:divBdr>
        <w:top w:val="none" w:sz="0" w:space="0" w:color="auto"/>
        <w:left w:val="none" w:sz="0" w:space="0" w:color="auto"/>
        <w:bottom w:val="none" w:sz="0" w:space="0" w:color="auto"/>
        <w:right w:val="none" w:sz="0" w:space="0" w:color="auto"/>
      </w:divBdr>
    </w:div>
    <w:div w:id="277613518">
      <w:bodyDiv w:val="1"/>
      <w:marLeft w:val="0"/>
      <w:marRight w:val="0"/>
      <w:marTop w:val="0"/>
      <w:marBottom w:val="0"/>
      <w:divBdr>
        <w:top w:val="none" w:sz="0" w:space="0" w:color="auto"/>
        <w:left w:val="none" w:sz="0" w:space="0" w:color="auto"/>
        <w:bottom w:val="none" w:sz="0" w:space="0" w:color="auto"/>
        <w:right w:val="none" w:sz="0" w:space="0" w:color="auto"/>
      </w:divBdr>
    </w:div>
    <w:div w:id="525674659">
      <w:bodyDiv w:val="1"/>
      <w:marLeft w:val="0"/>
      <w:marRight w:val="0"/>
      <w:marTop w:val="0"/>
      <w:marBottom w:val="0"/>
      <w:divBdr>
        <w:top w:val="none" w:sz="0" w:space="0" w:color="auto"/>
        <w:left w:val="none" w:sz="0" w:space="0" w:color="auto"/>
        <w:bottom w:val="none" w:sz="0" w:space="0" w:color="auto"/>
        <w:right w:val="none" w:sz="0" w:space="0" w:color="auto"/>
      </w:divBdr>
      <w:divsChild>
        <w:div w:id="2114551527">
          <w:marLeft w:val="0"/>
          <w:marRight w:val="0"/>
          <w:marTop w:val="0"/>
          <w:marBottom w:val="0"/>
          <w:divBdr>
            <w:top w:val="none" w:sz="0" w:space="0" w:color="auto"/>
            <w:left w:val="none" w:sz="0" w:space="0" w:color="auto"/>
            <w:bottom w:val="none" w:sz="0" w:space="0" w:color="auto"/>
            <w:right w:val="none" w:sz="0" w:space="0" w:color="auto"/>
          </w:divBdr>
          <w:divsChild>
            <w:div w:id="1428848312">
              <w:marLeft w:val="0"/>
              <w:marRight w:val="0"/>
              <w:marTop w:val="0"/>
              <w:marBottom w:val="0"/>
              <w:divBdr>
                <w:top w:val="none" w:sz="0" w:space="0" w:color="auto"/>
                <w:left w:val="none" w:sz="0" w:space="0" w:color="auto"/>
                <w:bottom w:val="none" w:sz="0" w:space="0" w:color="auto"/>
                <w:right w:val="none" w:sz="0" w:space="0" w:color="auto"/>
              </w:divBdr>
              <w:divsChild>
                <w:div w:id="3767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79884">
      <w:bodyDiv w:val="1"/>
      <w:marLeft w:val="0"/>
      <w:marRight w:val="0"/>
      <w:marTop w:val="0"/>
      <w:marBottom w:val="0"/>
      <w:divBdr>
        <w:top w:val="none" w:sz="0" w:space="0" w:color="auto"/>
        <w:left w:val="none" w:sz="0" w:space="0" w:color="auto"/>
        <w:bottom w:val="none" w:sz="0" w:space="0" w:color="auto"/>
        <w:right w:val="none" w:sz="0" w:space="0" w:color="auto"/>
      </w:divBdr>
      <w:divsChild>
        <w:div w:id="136075248">
          <w:marLeft w:val="0"/>
          <w:marRight w:val="0"/>
          <w:marTop w:val="0"/>
          <w:marBottom w:val="0"/>
          <w:divBdr>
            <w:top w:val="none" w:sz="0" w:space="0" w:color="auto"/>
            <w:left w:val="none" w:sz="0" w:space="0" w:color="auto"/>
            <w:bottom w:val="none" w:sz="0" w:space="0" w:color="auto"/>
            <w:right w:val="none" w:sz="0" w:space="0" w:color="auto"/>
          </w:divBdr>
          <w:divsChild>
            <w:div w:id="1031880822">
              <w:marLeft w:val="0"/>
              <w:marRight w:val="0"/>
              <w:marTop w:val="0"/>
              <w:marBottom w:val="0"/>
              <w:divBdr>
                <w:top w:val="none" w:sz="0" w:space="0" w:color="auto"/>
                <w:left w:val="none" w:sz="0" w:space="0" w:color="auto"/>
                <w:bottom w:val="none" w:sz="0" w:space="0" w:color="auto"/>
                <w:right w:val="none" w:sz="0" w:space="0" w:color="auto"/>
              </w:divBdr>
              <w:divsChild>
                <w:div w:id="2951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894898">
      <w:bodyDiv w:val="1"/>
      <w:marLeft w:val="0"/>
      <w:marRight w:val="0"/>
      <w:marTop w:val="0"/>
      <w:marBottom w:val="0"/>
      <w:divBdr>
        <w:top w:val="none" w:sz="0" w:space="0" w:color="auto"/>
        <w:left w:val="none" w:sz="0" w:space="0" w:color="auto"/>
        <w:bottom w:val="none" w:sz="0" w:space="0" w:color="auto"/>
        <w:right w:val="none" w:sz="0" w:space="0" w:color="auto"/>
      </w:divBdr>
    </w:div>
    <w:div w:id="859972925">
      <w:bodyDiv w:val="1"/>
      <w:marLeft w:val="0"/>
      <w:marRight w:val="0"/>
      <w:marTop w:val="0"/>
      <w:marBottom w:val="0"/>
      <w:divBdr>
        <w:top w:val="none" w:sz="0" w:space="0" w:color="auto"/>
        <w:left w:val="none" w:sz="0" w:space="0" w:color="auto"/>
        <w:bottom w:val="none" w:sz="0" w:space="0" w:color="auto"/>
        <w:right w:val="none" w:sz="0" w:space="0" w:color="auto"/>
      </w:divBdr>
      <w:divsChild>
        <w:div w:id="1435397005">
          <w:marLeft w:val="0"/>
          <w:marRight w:val="0"/>
          <w:marTop w:val="0"/>
          <w:marBottom w:val="0"/>
          <w:divBdr>
            <w:top w:val="none" w:sz="0" w:space="0" w:color="auto"/>
            <w:left w:val="none" w:sz="0" w:space="0" w:color="auto"/>
            <w:bottom w:val="none" w:sz="0" w:space="0" w:color="auto"/>
            <w:right w:val="none" w:sz="0" w:space="0" w:color="auto"/>
          </w:divBdr>
          <w:divsChild>
            <w:div w:id="1836414626">
              <w:marLeft w:val="0"/>
              <w:marRight w:val="0"/>
              <w:marTop w:val="0"/>
              <w:marBottom w:val="0"/>
              <w:divBdr>
                <w:top w:val="none" w:sz="0" w:space="0" w:color="auto"/>
                <w:left w:val="none" w:sz="0" w:space="0" w:color="auto"/>
                <w:bottom w:val="none" w:sz="0" w:space="0" w:color="auto"/>
                <w:right w:val="none" w:sz="0" w:space="0" w:color="auto"/>
              </w:divBdr>
              <w:divsChild>
                <w:div w:id="134933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2775">
      <w:bodyDiv w:val="1"/>
      <w:marLeft w:val="0"/>
      <w:marRight w:val="0"/>
      <w:marTop w:val="0"/>
      <w:marBottom w:val="0"/>
      <w:divBdr>
        <w:top w:val="none" w:sz="0" w:space="0" w:color="auto"/>
        <w:left w:val="none" w:sz="0" w:space="0" w:color="auto"/>
        <w:bottom w:val="none" w:sz="0" w:space="0" w:color="auto"/>
        <w:right w:val="none" w:sz="0" w:space="0" w:color="auto"/>
      </w:divBdr>
    </w:div>
    <w:div w:id="1125197751">
      <w:bodyDiv w:val="1"/>
      <w:marLeft w:val="0"/>
      <w:marRight w:val="0"/>
      <w:marTop w:val="0"/>
      <w:marBottom w:val="0"/>
      <w:divBdr>
        <w:top w:val="none" w:sz="0" w:space="0" w:color="auto"/>
        <w:left w:val="none" w:sz="0" w:space="0" w:color="auto"/>
        <w:bottom w:val="none" w:sz="0" w:space="0" w:color="auto"/>
        <w:right w:val="none" w:sz="0" w:space="0" w:color="auto"/>
      </w:divBdr>
    </w:div>
    <w:div w:id="1134710199">
      <w:bodyDiv w:val="1"/>
      <w:marLeft w:val="0"/>
      <w:marRight w:val="0"/>
      <w:marTop w:val="0"/>
      <w:marBottom w:val="0"/>
      <w:divBdr>
        <w:top w:val="none" w:sz="0" w:space="0" w:color="auto"/>
        <w:left w:val="none" w:sz="0" w:space="0" w:color="auto"/>
        <w:bottom w:val="none" w:sz="0" w:space="0" w:color="auto"/>
        <w:right w:val="none" w:sz="0" w:space="0" w:color="auto"/>
      </w:divBdr>
      <w:divsChild>
        <w:div w:id="398670554">
          <w:marLeft w:val="0"/>
          <w:marRight w:val="0"/>
          <w:marTop w:val="0"/>
          <w:marBottom w:val="0"/>
          <w:divBdr>
            <w:top w:val="none" w:sz="0" w:space="0" w:color="auto"/>
            <w:left w:val="none" w:sz="0" w:space="0" w:color="auto"/>
            <w:bottom w:val="none" w:sz="0" w:space="0" w:color="auto"/>
            <w:right w:val="none" w:sz="0" w:space="0" w:color="auto"/>
          </w:divBdr>
          <w:divsChild>
            <w:div w:id="268395007">
              <w:marLeft w:val="0"/>
              <w:marRight w:val="0"/>
              <w:marTop w:val="0"/>
              <w:marBottom w:val="0"/>
              <w:divBdr>
                <w:top w:val="none" w:sz="0" w:space="0" w:color="auto"/>
                <w:left w:val="none" w:sz="0" w:space="0" w:color="auto"/>
                <w:bottom w:val="none" w:sz="0" w:space="0" w:color="auto"/>
                <w:right w:val="none" w:sz="0" w:space="0" w:color="auto"/>
              </w:divBdr>
              <w:divsChild>
                <w:div w:id="1856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58080">
      <w:bodyDiv w:val="1"/>
      <w:marLeft w:val="0"/>
      <w:marRight w:val="0"/>
      <w:marTop w:val="0"/>
      <w:marBottom w:val="0"/>
      <w:divBdr>
        <w:top w:val="none" w:sz="0" w:space="0" w:color="auto"/>
        <w:left w:val="none" w:sz="0" w:space="0" w:color="auto"/>
        <w:bottom w:val="none" w:sz="0" w:space="0" w:color="auto"/>
        <w:right w:val="none" w:sz="0" w:space="0" w:color="auto"/>
      </w:divBdr>
    </w:div>
    <w:div w:id="1289970112">
      <w:bodyDiv w:val="1"/>
      <w:marLeft w:val="0"/>
      <w:marRight w:val="0"/>
      <w:marTop w:val="0"/>
      <w:marBottom w:val="0"/>
      <w:divBdr>
        <w:top w:val="none" w:sz="0" w:space="0" w:color="auto"/>
        <w:left w:val="none" w:sz="0" w:space="0" w:color="auto"/>
        <w:bottom w:val="none" w:sz="0" w:space="0" w:color="auto"/>
        <w:right w:val="none" w:sz="0" w:space="0" w:color="auto"/>
      </w:divBdr>
      <w:divsChild>
        <w:div w:id="1700665891">
          <w:marLeft w:val="0"/>
          <w:marRight w:val="0"/>
          <w:marTop w:val="0"/>
          <w:marBottom w:val="0"/>
          <w:divBdr>
            <w:top w:val="none" w:sz="0" w:space="0" w:color="auto"/>
            <w:left w:val="none" w:sz="0" w:space="0" w:color="auto"/>
            <w:bottom w:val="none" w:sz="0" w:space="0" w:color="auto"/>
            <w:right w:val="none" w:sz="0" w:space="0" w:color="auto"/>
          </w:divBdr>
          <w:divsChild>
            <w:div w:id="17238223">
              <w:marLeft w:val="0"/>
              <w:marRight w:val="0"/>
              <w:marTop w:val="0"/>
              <w:marBottom w:val="0"/>
              <w:divBdr>
                <w:top w:val="none" w:sz="0" w:space="0" w:color="auto"/>
                <w:left w:val="none" w:sz="0" w:space="0" w:color="auto"/>
                <w:bottom w:val="none" w:sz="0" w:space="0" w:color="auto"/>
                <w:right w:val="none" w:sz="0" w:space="0" w:color="auto"/>
              </w:divBdr>
              <w:divsChild>
                <w:div w:id="14993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659319">
      <w:bodyDiv w:val="1"/>
      <w:marLeft w:val="0"/>
      <w:marRight w:val="0"/>
      <w:marTop w:val="0"/>
      <w:marBottom w:val="0"/>
      <w:divBdr>
        <w:top w:val="none" w:sz="0" w:space="0" w:color="auto"/>
        <w:left w:val="none" w:sz="0" w:space="0" w:color="auto"/>
        <w:bottom w:val="none" w:sz="0" w:space="0" w:color="auto"/>
        <w:right w:val="none" w:sz="0" w:space="0" w:color="auto"/>
      </w:divBdr>
    </w:div>
    <w:div w:id="1352759753">
      <w:bodyDiv w:val="1"/>
      <w:marLeft w:val="0"/>
      <w:marRight w:val="0"/>
      <w:marTop w:val="0"/>
      <w:marBottom w:val="0"/>
      <w:divBdr>
        <w:top w:val="none" w:sz="0" w:space="0" w:color="auto"/>
        <w:left w:val="none" w:sz="0" w:space="0" w:color="auto"/>
        <w:bottom w:val="none" w:sz="0" w:space="0" w:color="auto"/>
        <w:right w:val="none" w:sz="0" w:space="0" w:color="auto"/>
      </w:divBdr>
      <w:divsChild>
        <w:div w:id="557132244">
          <w:marLeft w:val="0"/>
          <w:marRight w:val="0"/>
          <w:marTop w:val="0"/>
          <w:marBottom w:val="0"/>
          <w:divBdr>
            <w:top w:val="none" w:sz="0" w:space="0" w:color="auto"/>
            <w:left w:val="none" w:sz="0" w:space="0" w:color="auto"/>
            <w:bottom w:val="none" w:sz="0" w:space="0" w:color="auto"/>
            <w:right w:val="none" w:sz="0" w:space="0" w:color="auto"/>
          </w:divBdr>
          <w:divsChild>
            <w:div w:id="154036325">
              <w:marLeft w:val="0"/>
              <w:marRight w:val="0"/>
              <w:marTop w:val="0"/>
              <w:marBottom w:val="0"/>
              <w:divBdr>
                <w:top w:val="none" w:sz="0" w:space="0" w:color="auto"/>
                <w:left w:val="none" w:sz="0" w:space="0" w:color="auto"/>
                <w:bottom w:val="none" w:sz="0" w:space="0" w:color="auto"/>
                <w:right w:val="none" w:sz="0" w:space="0" w:color="auto"/>
              </w:divBdr>
              <w:divsChild>
                <w:div w:id="18971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16533">
      <w:bodyDiv w:val="1"/>
      <w:marLeft w:val="0"/>
      <w:marRight w:val="0"/>
      <w:marTop w:val="0"/>
      <w:marBottom w:val="0"/>
      <w:divBdr>
        <w:top w:val="none" w:sz="0" w:space="0" w:color="auto"/>
        <w:left w:val="none" w:sz="0" w:space="0" w:color="auto"/>
        <w:bottom w:val="none" w:sz="0" w:space="0" w:color="auto"/>
        <w:right w:val="none" w:sz="0" w:space="0" w:color="auto"/>
      </w:divBdr>
      <w:divsChild>
        <w:div w:id="2041933660">
          <w:marLeft w:val="0"/>
          <w:marRight w:val="0"/>
          <w:marTop w:val="0"/>
          <w:marBottom w:val="0"/>
          <w:divBdr>
            <w:top w:val="none" w:sz="0" w:space="0" w:color="auto"/>
            <w:left w:val="none" w:sz="0" w:space="0" w:color="auto"/>
            <w:bottom w:val="none" w:sz="0" w:space="0" w:color="auto"/>
            <w:right w:val="none" w:sz="0" w:space="0" w:color="auto"/>
          </w:divBdr>
          <w:divsChild>
            <w:div w:id="801382812">
              <w:marLeft w:val="0"/>
              <w:marRight w:val="0"/>
              <w:marTop w:val="0"/>
              <w:marBottom w:val="0"/>
              <w:divBdr>
                <w:top w:val="none" w:sz="0" w:space="0" w:color="auto"/>
                <w:left w:val="none" w:sz="0" w:space="0" w:color="auto"/>
                <w:bottom w:val="none" w:sz="0" w:space="0" w:color="auto"/>
                <w:right w:val="none" w:sz="0" w:space="0" w:color="auto"/>
              </w:divBdr>
              <w:divsChild>
                <w:div w:id="4741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21629">
      <w:bodyDiv w:val="1"/>
      <w:marLeft w:val="0"/>
      <w:marRight w:val="0"/>
      <w:marTop w:val="0"/>
      <w:marBottom w:val="0"/>
      <w:divBdr>
        <w:top w:val="none" w:sz="0" w:space="0" w:color="auto"/>
        <w:left w:val="none" w:sz="0" w:space="0" w:color="auto"/>
        <w:bottom w:val="none" w:sz="0" w:space="0" w:color="auto"/>
        <w:right w:val="none" w:sz="0" w:space="0" w:color="auto"/>
      </w:divBdr>
      <w:divsChild>
        <w:div w:id="1319387736">
          <w:marLeft w:val="0"/>
          <w:marRight w:val="0"/>
          <w:marTop w:val="0"/>
          <w:marBottom w:val="0"/>
          <w:divBdr>
            <w:top w:val="none" w:sz="0" w:space="0" w:color="auto"/>
            <w:left w:val="none" w:sz="0" w:space="0" w:color="auto"/>
            <w:bottom w:val="none" w:sz="0" w:space="0" w:color="auto"/>
            <w:right w:val="none" w:sz="0" w:space="0" w:color="auto"/>
          </w:divBdr>
          <w:divsChild>
            <w:div w:id="649094173">
              <w:marLeft w:val="0"/>
              <w:marRight w:val="0"/>
              <w:marTop w:val="0"/>
              <w:marBottom w:val="0"/>
              <w:divBdr>
                <w:top w:val="none" w:sz="0" w:space="0" w:color="auto"/>
                <w:left w:val="none" w:sz="0" w:space="0" w:color="auto"/>
                <w:bottom w:val="none" w:sz="0" w:space="0" w:color="auto"/>
                <w:right w:val="none" w:sz="0" w:space="0" w:color="auto"/>
              </w:divBdr>
              <w:divsChild>
                <w:div w:id="18481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99705">
      <w:bodyDiv w:val="1"/>
      <w:marLeft w:val="0"/>
      <w:marRight w:val="0"/>
      <w:marTop w:val="0"/>
      <w:marBottom w:val="0"/>
      <w:divBdr>
        <w:top w:val="none" w:sz="0" w:space="0" w:color="auto"/>
        <w:left w:val="none" w:sz="0" w:space="0" w:color="auto"/>
        <w:bottom w:val="none" w:sz="0" w:space="0" w:color="auto"/>
        <w:right w:val="none" w:sz="0" w:space="0" w:color="auto"/>
      </w:divBdr>
    </w:div>
    <w:div w:id="1675844211">
      <w:bodyDiv w:val="1"/>
      <w:marLeft w:val="0"/>
      <w:marRight w:val="0"/>
      <w:marTop w:val="0"/>
      <w:marBottom w:val="0"/>
      <w:divBdr>
        <w:top w:val="none" w:sz="0" w:space="0" w:color="auto"/>
        <w:left w:val="none" w:sz="0" w:space="0" w:color="auto"/>
        <w:bottom w:val="none" w:sz="0" w:space="0" w:color="auto"/>
        <w:right w:val="none" w:sz="0" w:space="0" w:color="auto"/>
      </w:divBdr>
    </w:div>
    <w:div w:id="1722705204">
      <w:bodyDiv w:val="1"/>
      <w:marLeft w:val="0"/>
      <w:marRight w:val="0"/>
      <w:marTop w:val="0"/>
      <w:marBottom w:val="0"/>
      <w:divBdr>
        <w:top w:val="none" w:sz="0" w:space="0" w:color="auto"/>
        <w:left w:val="none" w:sz="0" w:space="0" w:color="auto"/>
        <w:bottom w:val="none" w:sz="0" w:space="0" w:color="auto"/>
        <w:right w:val="none" w:sz="0" w:space="0" w:color="auto"/>
      </w:divBdr>
      <w:divsChild>
        <w:div w:id="840851158">
          <w:marLeft w:val="0"/>
          <w:marRight w:val="0"/>
          <w:marTop w:val="0"/>
          <w:marBottom w:val="0"/>
          <w:divBdr>
            <w:top w:val="none" w:sz="0" w:space="0" w:color="auto"/>
            <w:left w:val="none" w:sz="0" w:space="0" w:color="auto"/>
            <w:bottom w:val="none" w:sz="0" w:space="0" w:color="auto"/>
            <w:right w:val="none" w:sz="0" w:space="0" w:color="auto"/>
          </w:divBdr>
          <w:divsChild>
            <w:div w:id="1385062098">
              <w:marLeft w:val="0"/>
              <w:marRight w:val="0"/>
              <w:marTop w:val="0"/>
              <w:marBottom w:val="0"/>
              <w:divBdr>
                <w:top w:val="none" w:sz="0" w:space="0" w:color="auto"/>
                <w:left w:val="none" w:sz="0" w:space="0" w:color="auto"/>
                <w:bottom w:val="none" w:sz="0" w:space="0" w:color="auto"/>
                <w:right w:val="none" w:sz="0" w:space="0" w:color="auto"/>
              </w:divBdr>
              <w:divsChild>
                <w:div w:id="72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94930">
      <w:bodyDiv w:val="1"/>
      <w:marLeft w:val="0"/>
      <w:marRight w:val="0"/>
      <w:marTop w:val="0"/>
      <w:marBottom w:val="0"/>
      <w:divBdr>
        <w:top w:val="none" w:sz="0" w:space="0" w:color="auto"/>
        <w:left w:val="none" w:sz="0" w:space="0" w:color="auto"/>
        <w:bottom w:val="none" w:sz="0" w:space="0" w:color="auto"/>
        <w:right w:val="none" w:sz="0" w:space="0" w:color="auto"/>
      </w:divBdr>
    </w:div>
    <w:div w:id="1861620014">
      <w:bodyDiv w:val="1"/>
      <w:marLeft w:val="0"/>
      <w:marRight w:val="0"/>
      <w:marTop w:val="0"/>
      <w:marBottom w:val="0"/>
      <w:divBdr>
        <w:top w:val="none" w:sz="0" w:space="0" w:color="auto"/>
        <w:left w:val="none" w:sz="0" w:space="0" w:color="auto"/>
        <w:bottom w:val="none" w:sz="0" w:space="0" w:color="auto"/>
        <w:right w:val="none" w:sz="0" w:space="0" w:color="auto"/>
      </w:divBdr>
      <w:divsChild>
        <w:div w:id="1029838212">
          <w:marLeft w:val="0"/>
          <w:marRight w:val="0"/>
          <w:marTop w:val="0"/>
          <w:marBottom w:val="0"/>
          <w:divBdr>
            <w:top w:val="none" w:sz="0" w:space="0" w:color="auto"/>
            <w:left w:val="none" w:sz="0" w:space="0" w:color="auto"/>
            <w:bottom w:val="none" w:sz="0" w:space="0" w:color="auto"/>
            <w:right w:val="none" w:sz="0" w:space="0" w:color="auto"/>
          </w:divBdr>
          <w:divsChild>
            <w:div w:id="928344783">
              <w:marLeft w:val="0"/>
              <w:marRight w:val="0"/>
              <w:marTop w:val="0"/>
              <w:marBottom w:val="0"/>
              <w:divBdr>
                <w:top w:val="none" w:sz="0" w:space="0" w:color="auto"/>
                <w:left w:val="none" w:sz="0" w:space="0" w:color="auto"/>
                <w:bottom w:val="none" w:sz="0" w:space="0" w:color="auto"/>
                <w:right w:val="none" w:sz="0" w:space="0" w:color="auto"/>
              </w:divBdr>
              <w:divsChild>
                <w:div w:id="2907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995226">
      <w:bodyDiv w:val="1"/>
      <w:marLeft w:val="0"/>
      <w:marRight w:val="0"/>
      <w:marTop w:val="0"/>
      <w:marBottom w:val="0"/>
      <w:divBdr>
        <w:top w:val="none" w:sz="0" w:space="0" w:color="auto"/>
        <w:left w:val="none" w:sz="0" w:space="0" w:color="auto"/>
        <w:bottom w:val="none" w:sz="0" w:space="0" w:color="auto"/>
        <w:right w:val="none" w:sz="0" w:space="0" w:color="auto"/>
      </w:divBdr>
    </w:div>
    <w:div w:id="2110853713">
      <w:bodyDiv w:val="1"/>
      <w:marLeft w:val="0"/>
      <w:marRight w:val="0"/>
      <w:marTop w:val="0"/>
      <w:marBottom w:val="0"/>
      <w:divBdr>
        <w:top w:val="none" w:sz="0" w:space="0" w:color="auto"/>
        <w:left w:val="none" w:sz="0" w:space="0" w:color="auto"/>
        <w:bottom w:val="none" w:sz="0" w:space="0" w:color="auto"/>
        <w:right w:val="none" w:sz="0" w:space="0" w:color="auto"/>
      </w:divBdr>
      <w:divsChild>
        <w:div w:id="882523370">
          <w:marLeft w:val="0"/>
          <w:marRight w:val="0"/>
          <w:marTop w:val="0"/>
          <w:marBottom w:val="0"/>
          <w:divBdr>
            <w:top w:val="none" w:sz="0" w:space="0" w:color="auto"/>
            <w:left w:val="none" w:sz="0" w:space="0" w:color="auto"/>
            <w:bottom w:val="none" w:sz="0" w:space="0" w:color="auto"/>
            <w:right w:val="none" w:sz="0" w:space="0" w:color="auto"/>
          </w:divBdr>
          <w:divsChild>
            <w:div w:id="2060472680">
              <w:marLeft w:val="0"/>
              <w:marRight w:val="0"/>
              <w:marTop w:val="0"/>
              <w:marBottom w:val="0"/>
              <w:divBdr>
                <w:top w:val="none" w:sz="0" w:space="0" w:color="auto"/>
                <w:left w:val="none" w:sz="0" w:space="0" w:color="auto"/>
                <w:bottom w:val="none" w:sz="0" w:space="0" w:color="auto"/>
                <w:right w:val="none" w:sz="0" w:space="0" w:color="auto"/>
              </w:divBdr>
              <w:divsChild>
                <w:div w:id="9587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395">
      <w:bodyDiv w:val="1"/>
      <w:marLeft w:val="0"/>
      <w:marRight w:val="0"/>
      <w:marTop w:val="0"/>
      <w:marBottom w:val="0"/>
      <w:divBdr>
        <w:top w:val="none" w:sz="0" w:space="0" w:color="auto"/>
        <w:left w:val="none" w:sz="0" w:space="0" w:color="auto"/>
        <w:bottom w:val="none" w:sz="0" w:space="0" w:color="auto"/>
        <w:right w:val="none" w:sz="0" w:space="0" w:color="auto"/>
      </w:divBdr>
      <w:divsChild>
        <w:div w:id="2123263771">
          <w:marLeft w:val="0"/>
          <w:marRight w:val="0"/>
          <w:marTop w:val="0"/>
          <w:marBottom w:val="0"/>
          <w:divBdr>
            <w:top w:val="none" w:sz="0" w:space="0" w:color="auto"/>
            <w:left w:val="none" w:sz="0" w:space="0" w:color="auto"/>
            <w:bottom w:val="none" w:sz="0" w:space="0" w:color="auto"/>
            <w:right w:val="none" w:sz="0" w:space="0" w:color="auto"/>
          </w:divBdr>
          <w:divsChild>
            <w:div w:id="755395895">
              <w:marLeft w:val="0"/>
              <w:marRight w:val="0"/>
              <w:marTop w:val="0"/>
              <w:marBottom w:val="0"/>
              <w:divBdr>
                <w:top w:val="none" w:sz="0" w:space="0" w:color="auto"/>
                <w:left w:val="none" w:sz="0" w:space="0" w:color="auto"/>
                <w:bottom w:val="none" w:sz="0" w:space="0" w:color="auto"/>
                <w:right w:val="none" w:sz="0" w:space="0" w:color="auto"/>
              </w:divBdr>
              <w:divsChild>
                <w:div w:id="16119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irs.gov/pub/irs-pdf/i990sf.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B790D4C-506B-A945-B851-59E98EE90216}"/>
      </w:docPartPr>
      <w:docPartBody>
        <w:p w:rsidR="004B7C0D" w:rsidRDefault="00A36ABB">
          <w:r w:rsidRPr="003349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TimesNewRomanPSMT">
    <w:altName w:val="Times New Roman"/>
    <w:panose1 w:val="020B0604020202020204"/>
    <w:charset w:val="00"/>
    <w:family w:val="roman"/>
    <w:notTrueType/>
    <w:pitch w:val="default"/>
  </w:font>
  <w:font w:name="Sabon">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ABB"/>
    <w:rsid w:val="00345F17"/>
    <w:rsid w:val="004A377B"/>
    <w:rsid w:val="004B7C0D"/>
    <w:rsid w:val="006D4C58"/>
    <w:rsid w:val="00770493"/>
    <w:rsid w:val="00965BA2"/>
    <w:rsid w:val="00A36ABB"/>
    <w:rsid w:val="00D7196B"/>
    <w:rsid w:val="00D7344C"/>
    <w:rsid w:val="00EA54AD"/>
    <w:rsid w:val="00FD6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6A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84DAF8-15F7-4D4D-9BAB-503CE51E035E}">
  <we:reference id="wa104382081" version="1.46.0.0" store="en-US" storeType="OMEX"/>
  <we:alternateReferences>
    <we:reference id="WA104382081" version="1.46.0.0" store="" storeType="OMEX"/>
  </we:alternateReferences>
  <we:properties>
    <we:property name="MENDELEY_CITATIONS" value="[{&quot;citationID&quot;:&quot;MENDELEY_CITATION_0ffed03a-7d99-4881-9f05-f7ea39668881&quot;,&quot;properties&quot;:{&quot;noteIndex&quot;:0},&quot;isEdited&quot;:false,&quot;manualOverride&quot;:{&quot;isManuallyOverridden&quot;:false,&quot;citeprocText&quot;:&quot;(Keck and Sikkink 1998)&quot;,&quot;manualOverrideText&quot;:&quot;&quot;},&quot;citationTag&quot;:&quot;MENDELEY_CITATION_v3_eyJjaXRhdGlvbklEIjoiTUVOREVMRVlfQ0lUQVRJT05fMGZmZWQwM2EtN2Q5OS00ODgxLTlmMDUtZjdlYTM5NjY4ODgx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quot;,&quot;citationItems&quot;:[{&quot;id&quot;:&quot;b435a0c3-a9e4-30a6-a9aa-cd1c3a917734&quot;,&quot;itemData&quot;:{&quot;type&quot;:&quot;book&quot;,&quot;id&quot;:&quot;b435a0c3-a9e4-30a6-a9aa-cd1c3a917734&quot;,&quot;title&quot;:&quot;Activists Beyond Borders: Advocacy Networks in International Politics&quot;,&quot;author&quot;:[{&quot;family&quot;:&quot;Keck&quot;,&quot;given&quot;:&quot;Margaret E.&quot;,&quot;parse-names&quot;:false,&quot;dropping-particle&quot;:&quot;&quot;,&quot;non-dropping-particle&quot;:&quot;&quot;},{&quot;family&quot;:&quot;Sikkink&quot;,&quot;given&quot;:&quot;Kathryn&quot;,&quot;parse-names&quot;:false,&quot;dropping-particle&quot;:&quot;&quot;,&quot;non-dropping-particle&quot;:&quot;&quot;}],&quot;issued&quot;:{&quot;date-parts&quot;:[[1998]]},&quot;publisher-place&quot;:&quot;Ithaca&quot;,&quot;publisher&quot;:&quot;Cornell University Press&quot;,&quot;container-title-short&quot;:&quot;&quot;},&quot;isTemporary&quot;:false}]},{&quot;citationID&quot;:&quot;MENDELEY_CITATION_cbfc21ba-2762-47ac-8ffe-c21006a49222&quot;,&quot;properties&quot;:{&quot;noteIndex&quot;:0},&quot;isEdited&quot;:false,&quot;manualOverride&quot;:{&quot;isManuallyOverridden&quot;:true,&quot;citeprocText&quot;:&quot;(Chapp 2019)&quot;,&quot;manualOverrideText&quot;:&quot;(Chapp 2019).&quot;},&quot;citationTag&quot;:&quot;MENDELEY_CITATION_v3_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&quot;,&quot;citationItems&quot;:[{&quot;id&quot;:&quot;6b6c5c80-9ace-3815-9e19-3d24f9a2c041&quot;,&quot;itemData&quot;:{&quot;type&quot;:&quot;chapter&quot;,&quot;id&quot;:&quot;6b6c5c80-9ace-3815-9e19-3d24f9a2c041&quot;,&quot;title&quot;:&quot;Resource Mobilization Among Religious Activists&quot;,&quot;author&quot;:[{&quot;family&quot;:&quot;Chapp&quot;,&quot;given&quot;:&quot;Christopher&quot;,&quot;parse-names&quot;:false,&quot;dropping-particle&quot;:&quot;&quot;,&quot;non-dropping-particle&quot;:&quot;&quot;}],&quot;container-title&quot;:&quot;Oxford Research Encyclopedia of Politics&quot;,&quot;DOI&quot;:&quot;10.1093/acrefore/9780190228637.013.878&quot;,&quot;issued&quot;:{&quot;date-parts&quot;:[[2019,3,26]]},&quot;publisher&quot;:&quot;Oxford University Press&quot;,&quot;container-title-short&quot;:&quot;&quot;},&quot;isTemporary&quot;:false}]},{&quot;citationID&quot;:&quot;MENDELEY_CITATION_600dbf7f-f958-40c6-a154-32a37cb84726&quot;,&quot;properties&quot;:{&quot;noteIndex&quot;:0},&quot;isEdited&quot;:false,&quot;manualOverride&quot;:{&quot;isManuallyOverridden&quot;:false,&quot;citeprocText&quot;:&quot;(Nuñez-Mietz and Iommi 2017)&quot;,&quot;manualOverrideText&quot;:&quot;&quot;},&quot;citationTag&quot;:&quot;MENDELEY_CITATION_v3_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&quot;,&quot;citationItems&quot;:[{&quot;id&quot;:&quot;cbee9399-a99b-3fc6-9e54-cce544cbf001&quot;,&quot;itemData&quot;:{&quot;type&quot;:&quot;article-journal&quot;,&quot;id&quot;:&quot;cbee9399-a99b-3fc6-9e54-cce544cbf001&quot;,&quot;title&quot;:&quot;Can transnational norm advocacy undermine internalization? Explaining immunization against LGBT rights in Uganda&quot;,&quot;author&quot;:[{&quot;family&quot;:&quot;Nuñez-Mietz&quot;,&quot;given&quot;:&quot;Fernando G.&quot;,&quot;parse-names&quot;:false,&quot;dropping-particle&quot;:&quot;&quot;,&quot;non-dropping-particle&quot;:&quot;&quot;},{&quot;family&quot;:&quot;Iommi&quot;,&quot;given&quot;:&quot;Lucrecia García&quot;,&quot;parse-names&quot;:false,&quot;dropping-particle&quot;:&quot;&quot;,&quot;non-dropping-particle&quot;:&quot;&quot;}],&quot;container-title&quot;:&quot;International Studies Quarterly&quot;,&quot;DOI&quot;:&quot;10.1093/isq/sqx011&quot;,&quot;ISSN&quot;:&quot;14682478&quot;,&quot;issued&quot;:{&quot;date-parts&quot;:[[2017]]},&quot;page&quot;:&quot;196-209&quot;,&quot;issue&quot;:&quot;1&quot;,&quot;volume&quot;:&quot;61&quot;,&quot;container-title-short&quot;:&quot;&quot;},&quot;isTemporary&quot;:false}]},{&quot;citationID&quot;:&quot;MENDELEY_CITATION_60d3549b-c9c1-474d-9d2b-c66ed898acf0&quot;,&quot;properties&quot;:{&quot;noteIndex&quot;:0},&quot;isEdited&quot;:false,&quot;manualOverride&quot;:{&quot;isManuallyOverridden&quot;:false,&quot;citeprocText&quot;:&quot;(Keck and Sikkink 1998)&quot;,&quot;manualOverrideText&quot;:&quot;&quot;},&quot;citationTag&quot;:&quot;MENDELEY_CITATION_v3_eyJjaXRhdGlvbklEIjoiTUVOREVMRVlfQ0lUQVRJT05fNjBkMzU0OWItYzljMS00NzRkLTlkMmItYzY2ZWQ4OThhY2Yw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quot;,&quot;citationItems&quot;:[{&quot;id&quot;:&quot;b435a0c3-a9e4-30a6-a9aa-cd1c3a917734&quot;,&quot;itemData&quot;:{&quot;type&quot;:&quot;book&quot;,&quot;id&quot;:&quot;b435a0c3-a9e4-30a6-a9aa-cd1c3a917734&quot;,&quot;title&quot;:&quot;Activists Beyond Borders: Advocacy Networks in International Politics&quot;,&quot;author&quot;:[{&quot;family&quot;:&quot;Keck&quot;,&quot;given&quot;:&quot;Margaret E.&quot;,&quot;parse-names&quot;:false,&quot;dropping-particle&quot;:&quot;&quot;,&quot;non-dropping-particle&quot;:&quot;&quot;},{&quot;family&quot;:&quot;Sikkink&quot;,&quot;given&quot;:&quot;Kathryn&quot;,&quot;parse-names&quot;:false,&quot;dropping-particle&quot;:&quot;&quot;,&quot;non-dropping-particle&quot;:&quot;&quot;}],&quot;issued&quot;:{&quot;date-parts&quot;:[[1998]]},&quot;publisher-place&quot;:&quot;Ithaca&quot;,&quot;publisher&quot;:&quot;Cornell University Press&quot;,&quot;container-title-short&quot;:&quot;&quot;},&quot;isTemporary&quot;:false}]}]"/>
    <we:property name="MENDELEY_CITATIONS_STYLE" value="{&quot;id&quot;:&quot;https://www.zotero.org/styles/american-sociological-association&quot;,&quot;title&quot;:&quot;American Sociological Association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0E4B0-7D78-5443-A2E1-83D289F54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24</Pages>
  <Words>8893</Words>
  <Characters>50691</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Kristopher Velasco</dc:creator>
  <cp:keywords/>
  <dc:description/>
  <cp:lastModifiedBy>Sebastián Rojas Cabal</cp:lastModifiedBy>
  <cp:revision>6</cp:revision>
  <dcterms:created xsi:type="dcterms:W3CDTF">2022-08-02T15:21:00Z</dcterms:created>
  <dcterms:modified xsi:type="dcterms:W3CDTF">2022-08-02T21:25:00Z</dcterms:modified>
</cp:coreProperties>
</file>